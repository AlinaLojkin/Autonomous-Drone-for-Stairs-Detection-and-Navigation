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f5"/>
        <w:tblpPr w:leftFromText="180" w:rightFromText="180" w:vertAnchor="page" w:horzAnchor="margin" w:tblpXSpec="center" w:tblpY="1705"/>
        <w:bidiVisual/>
        <w:tblW w:w="10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445"/>
        <w:gridCol w:w="3597"/>
        <w:gridCol w:w="5217"/>
      </w:tblGrid>
      <w:tr w:rsidR="000F23AF" w:rsidRPr="000F23AF" w14:paraId="7199BE51" w14:textId="77777777" w:rsidTr="00A47443">
        <w:trPr>
          <w:trHeight w:val="1552"/>
        </w:trPr>
        <w:tc>
          <w:tcPr>
            <w:tcW w:w="10259" w:type="dxa"/>
            <w:gridSpan w:val="3"/>
          </w:tcPr>
          <w:p w14:paraId="3E2491CE" w14:textId="77777777" w:rsidR="00A47443" w:rsidRPr="000F23AF" w:rsidRDefault="00A47443" w:rsidP="00A47443">
            <w:pPr>
              <w:pStyle w:val="ae"/>
              <w:tabs>
                <w:tab w:val="right" w:leader="dot" w:pos="8296"/>
              </w:tabs>
              <w:bidi/>
              <w:ind w:left="4" w:hanging="4"/>
              <w:jc w:val="both"/>
              <w:rPr>
                <w:rFonts w:asciiTheme="minorBidi" w:hAnsiTheme="minorBidi" w:cstheme="minorBidi"/>
                <w:sz w:val="72"/>
                <w:szCs w:val="72"/>
                <w:rtl/>
              </w:rPr>
            </w:pPr>
          </w:p>
          <w:p w14:paraId="1BFA6FA5" w14:textId="77777777" w:rsidR="00A47443" w:rsidRPr="000F23AF" w:rsidRDefault="00A47443" w:rsidP="00A47443">
            <w:pPr>
              <w:pStyle w:val="ae"/>
              <w:tabs>
                <w:tab w:val="right" w:leader="dot" w:pos="8296"/>
              </w:tabs>
              <w:bidi/>
              <w:ind w:left="0" w:firstLine="0"/>
              <w:jc w:val="center"/>
              <w:rPr>
                <w:rFonts w:asciiTheme="minorBidi" w:hAnsiTheme="minorBidi" w:cstheme="minorBidi"/>
                <w:sz w:val="72"/>
                <w:szCs w:val="72"/>
                <w:rtl/>
              </w:rPr>
            </w:pPr>
            <w:r w:rsidRPr="000F23AF">
              <w:rPr>
                <w:rFonts w:asciiTheme="minorBidi" w:hAnsiTheme="minorBidi" w:cstheme="minorBidi"/>
                <w:sz w:val="72"/>
                <w:szCs w:val="72"/>
                <w:rtl/>
              </w:rPr>
              <w:t>רחפן אוטונומי לחלוטין לזיהוי ומעבר מעל מדרגות</w:t>
            </w:r>
          </w:p>
        </w:tc>
      </w:tr>
      <w:tr w:rsidR="000F23AF" w:rsidRPr="000F23AF" w14:paraId="6C5F8FC0" w14:textId="77777777" w:rsidTr="00A47443">
        <w:trPr>
          <w:trHeight w:val="845"/>
        </w:trPr>
        <w:tc>
          <w:tcPr>
            <w:tcW w:w="10259" w:type="dxa"/>
            <w:gridSpan w:val="3"/>
          </w:tcPr>
          <w:p w14:paraId="32271E2A" w14:textId="77777777" w:rsidR="00A47443" w:rsidRPr="000F23AF" w:rsidRDefault="00A47443" w:rsidP="00A47443">
            <w:pPr>
              <w:pStyle w:val="ae"/>
              <w:tabs>
                <w:tab w:val="right" w:leader="dot" w:pos="8296"/>
              </w:tabs>
              <w:bidi/>
              <w:spacing w:before="120"/>
              <w:ind w:left="0" w:firstLine="0"/>
              <w:jc w:val="center"/>
              <w:rPr>
                <w:rFonts w:asciiTheme="minorBidi" w:hAnsiTheme="minorBidi" w:cstheme="minorBidi"/>
                <w:sz w:val="40"/>
                <w:szCs w:val="40"/>
              </w:rPr>
            </w:pPr>
            <w:r w:rsidRPr="000F23AF">
              <w:rPr>
                <w:rFonts w:asciiTheme="minorBidi" w:hAnsiTheme="minorBidi" w:cstheme="minorBidi"/>
                <w:sz w:val="40"/>
                <w:szCs w:val="40"/>
                <w:rtl/>
              </w:rPr>
              <w:t>פרויקט מס' 2735</w:t>
            </w:r>
          </w:p>
          <w:p w14:paraId="21BD0B19" w14:textId="77777777" w:rsidR="00A47443" w:rsidRPr="000F23AF" w:rsidRDefault="00A47443" w:rsidP="00A47443">
            <w:pPr>
              <w:bidi/>
              <w:spacing w:before="120"/>
              <w:jc w:val="center"/>
              <w:rPr>
                <w:rFonts w:asciiTheme="minorBidi" w:hAnsiTheme="minorBidi" w:cstheme="minorBidi"/>
                <w:sz w:val="40"/>
                <w:szCs w:val="40"/>
                <w:rtl/>
                <w:lang w:eastAsia="he-IL"/>
              </w:rPr>
            </w:pPr>
            <w:r w:rsidRPr="000F23AF">
              <w:rPr>
                <w:rFonts w:asciiTheme="minorBidi" w:hAnsiTheme="minorBidi" w:cstheme="minorBidi"/>
                <w:sz w:val="40"/>
                <w:szCs w:val="40"/>
                <w:rtl/>
                <w:lang w:eastAsia="he-IL"/>
              </w:rPr>
              <w:t>דו"ח סיכום</w:t>
            </w:r>
          </w:p>
        </w:tc>
      </w:tr>
      <w:tr w:rsidR="000F23AF" w:rsidRPr="000F23AF" w14:paraId="0124FB2B" w14:textId="77777777" w:rsidTr="00A47443">
        <w:trPr>
          <w:trHeight w:val="546"/>
        </w:trPr>
        <w:tc>
          <w:tcPr>
            <w:tcW w:w="10259" w:type="dxa"/>
            <w:gridSpan w:val="3"/>
          </w:tcPr>
          <w:p w14:paraId="291AB881" w14:textId="77777777" w:rsidR="00A47443" w:rsidRPr="000F23AF" w:rsidRDefault="00A47443" w:rsidP="00A47443">
            <w:pPr>
              <w:pStyle w:val="ae"/>
              <w:tabs>
                <w:tab w:val="right" w:leader="dot" w:pos="8296"/>
              </w:tabs>
              <w:bidi/>
              <w:spacing w:before="100" w:beforeAutospacing="1"/>
              <w:ind w:left="1211" w:firstLine="0"/>
              <w:jc w:val="both"/>
              <w:rPr>
                <w:rFonts w:asciiTheme="minorBidi" w:hAnsiTheme="minorBidi" w:cstheme="minorBidi"/>
                <w:sz w:val="52"/>
                <w:szCs w:val="52"/>
                <w:rtl/>
              </w:rPr>
            </w:pPr>
            <w:r w:rsidRPr="000F23AF">
              <w:rPr>
                <w:rFonts w:asciiTheme="minorBidi" w:hAnsiTheme="minorBidi" w:cstheme="minorBidi"/>
                <w:sz w:val="32"/>
                <w:szCs w:val="32"/>
                <w:rtl/>
              </w:rPr>
              <w:t xml:space="preserve">      מבצעים: </w:t>
            </w:r>
          </w:p>
        </w:tc>
      </w:tr>
      <w:tr w:rsidR="000F23AF" w:rsidRPr="000F23AF" w14:paraId="0AB8CA03" w14:textId="77777777" w:rsidTr="00A47443">
        <w:trPr>
          <w:trHeight w:val="20"/>
        </w:trPr>
        <w:tc>
          <w:tcPr>
            <w:tcW w:w="1445" w:type="dxa"/>
          </w:tcPr>
          <w:p w14:paraId="02C44CFC" w14:textId="77777777" w:rsidR="00A47443" w:rsidRPr="000F23AF" w:rsidRDefault="00A47443" w:rsidP="00A47443">
            <w:pPr>
              <w:pStyle w:val="ae"/>
              <w:tabs>
                <w:tab w:val="right" w:leader="dot" w:pos="8296"/>
              </w:tabs>
              <w:bidi/>
              <w:spacing w:before="100" w:beforeAutospacing="1"/>
              <w:ind w:left="0" w:firstLine="0"/>
              <w:jc w:val="both"/>
              <w:rPr>
                <w:rFonts w:asciiTheme="minorBidi" w:hAnsiTheme="minorBidi" w:cstheme="minorBidi"/>
                <w:sz w:val="52"/>
                <w:szCs w:val="52"/>
                <w:rtl/>
              </w:rPr>
            </w:pPr>
          </w:p>
        </w:tc>
        <w:tc>
          <w:tcPr>
            <w:tcW w:w="3597" w:type="dxa"/>
          </w:tcPr>
          <w:p w14:paraId="3FCA010B" w14:textId="77777777" w:rsidR="00A47443" w:rsidRPr="000F23AF" w:rsidRDefault="00A47443" w:rsidP="00A47443">
            <w:pPr>
              <w:pStyle w:val="ae"/>
              <w:tabs>
                <w:tab w:val="right" w:leader="dot" w:pos="8296"/>
              </w:tabs>
              <w:bidi/>
              <w:spacing w:before="100" w:beforeAutospacing="1"/>
              <w:ind w:left="0" w:firstLine="0"/>
              <w:jc w:val="both"/>
              <w:rPr>
                <w:rFonts w:asciiTheme="minorBidi" w:hAnsiTheme="minorBidi" w:cstheme="minorBidi"/>
                <w:sz w:val="52"/>
                <w:szCs w:val="52"/>
                <w:rtl/>
              </w:rPr>
            </w:pPr>
            <w:r w:rsidRPr="000F23AF">
              <w:rPr>
                <w:rFonts w:asciiTheme="minorBidi" w:hAnsiTheme="minorBidi" w:cstheme="minorBidi"/>
                <w:sz w:val="32"/>
                <w:szCs w:val="32"/>
                <w:rtl/>
              </w:rPr>
              <w:t xml:space="preserve">        אלינה </w:t>
            </w:r>
            <w:proofErr w:type="spellStart"/>
            <w:r w:rsidRPr="000F23AF">
              <w:rPr>
                <w:rFonts w:asciiTheme="minorBidi" w:hAnsiTheme="minorBidi" w:cstheme="minorBidi"/>
                <w:sz w:val="32"/>
                <w:szCs w:val="32"/>
                <w:rtl/>
              </w:rPr>
              <w:t>לוז'קין</w:t>
            </w:r>
            <w:proofErr w:type="spellEnd"/>
          </w:p>
        </w:tc>
        <w:tc>
          <w:tcPr>
            <w:tcW w:w="5217" w:type="dxa"/>
          </w:tcPr>
          <w:p w14:paraId="4396C964" w14:textId="77777777" w:rsidR="00A47443" w:rsidRPr="000F23AF" w:rsidRDefault="00A47443" w:rsidP="00A47443">
            <w:pPr>
              <w:pStyle w:val="ae"/>
              <w:tabs>
                <w:tab w:val="right" w:leader="dot" w:pos="8296"/>
              </w:tabs>
              <w:bidi/>
              <w:spacing w:before="100" w:beforeAutospacing="1"/>
              <w:ind w:left="0" w:firstLine="0"/>
              <w:jc w:val="both"/>
              <w:rPr>
                <w:rFonts w:asciiTheme="minorBidi" w:hAnsiTheme="minorBidi" w:cstheme="minorBidi"/>
                <w:sz w:val="52"/>
                <w:szCs w:val="52"/>
                <w:rtl/>
              </w:rPr>
            </w:pPr>
            <w:r w:rsidRPr="000F23AF">
              <w:rPr>
                <w:rFonts w:asciiTheme="minorBidi" w:hAnsiTheme="minorBidi" w:cstheme="minorBidi"/>
                <w:sz w:val="32"/>
                <w:szCs w:val="32"/>
                <w:rtl/>
              </w:rPr>
              <w:t>323884692</w:t>
            </w:r>
          </w:p>
        </w:tc>
      </w:tr>
      <w:tr w:rsidR="000F23AF" w:rsidRPr="000F23AF" w14:paraId="566CE261" w14:textId="77777777" w:rsidTr="00A47443">
        <w:trPr>
          <w:trHeight w:val="20"/>
        </w:trPr>
        <w:tc>
          <w:tcPr>
            <w:tcW w:w="1445" w:type="dxa"/>
          </w:tcPr>
          <w:p w14:paraId="6E2A8FE8" w14:textId="77777777" w:rsidR="00A47443" w:rsidRPr="000F23AF" w:rsidRDefault="00A47443" w:rsidP="00A47443">
            <w:pPr>
              <w:pStyle w:val="ae"/>
              <w:tabs>
                <w:tab w:val="right" w:leader="dot" w:pos="8296"/>
              </w:tabs>
              <w:bidi/>
              <w:spacing w:before="100" w:beforeAutospacing="1"/>
              <w:ind w:left="0" w:firstLine="0"/>
              <w:jc w:val="both"/>
              <w:rPr>
                <w:rFonts w:asciiTheme="minorBidi" w:hAnsiTheme="minorBidi" w:cstheme="minorBidi"/>
                <w:sz w:val="52"/>
                <w:szCs w:val="52"/>
                <w:rtl/>
              </w:rPr>
            </w:pPr>
          </w:p>
        </w:tc>
        <w:tc>
          <w:tcPr>
            <w:tcW w:w="3597" w:type="dxa"/>
          </w:tcPr>
          <w:p w14:paraId="71DFA7AC" w14:textId="77777777" w:rsidR="00A47443" w:rsidRPr="000F23AF" w:rsidRDefault="00A47443" w:rsidP="00A47443">
            <w:pPr>
              <w:pStyle w:val="ae"/>
              <w:tabs>
                <w:tab w:val="right" w:leader="dot" w:pos="8296"/>
              </w:tabs>
              <w:bidi/>
              <w:ind w:left="0" w:firstLine="0"/>
              <w:jc w:val="both"/>
              <w:rPr>
                <w:rFonts w:asciiTheme="minorBidi" w:hAnsiTheme="minorBidi" w:cstheme="minorBidi"/>
                <w:sz w:val="32"/>
                <w:szCs w:val="32"/>
                <w:rtl/>
              </w:rPr>
            </w:pPr>
            <w:r w:rsidRPr="000F23AF">
              <w:rPr>
                <w:rFonts w:asciiTheme="minorBidi" w:hAnsiTheme="minorBidi" w:cstheme="minorBidi"/>
                <w:sz w:val="32"/>
                <w:szCs w:val="32"/>
                <w:rtl/>
              </w:rPr>
              <w:t xml:space="preserve">        שלי בנבנישתי</w:t>
            </w:r>
          </w:p>
        </w:tc>
        <w:tc>
          <w:tcPr>
            <w:tcW w:w="5217" w:type="dxa"/>
          </w:tcPr>
          <w:p w14:paraId="2C305D02" w14:textId="77777777" w:rsidR="00A47443" w:rsidRPr="000F23AF" w:rsidRDefault="00A47443" w:rsidP="00A47443">
            <w:pPr>
              <w:pStyle w:val="ae"/>
              <w:tabs>
                <w:tab w:val="right" w:leader="dot" w:pos="8296"/>
              </w:tabs>
              <w:bidi/>
              <w:spacing w:before="100" w:beforeAutospacing="1"/>
              <w:ind w:left="0" w:firstLine="0"/>
              <w:jc w:val="both"/>
              <w:rPr>
                <w:rFonts w:asciiTheme="minorBidi" w:hAnsiTheme="minorBidi" w:cstheme="minorBidi"/>
                <w:sz w:val="32"/>
                <w:szCs w:val="32"/>
                <w:rtl/>
              </w:rPr>
            </w:pPr>
            <w:r w:rsidRPr="000F23AF">
              <w:rPr>
                <w:rFonts w:asciiTheme="minorBidi" w:hAnsiTheme="minorBidi" w:cstheme="minorBidi"/>
                <w:sz w:val="32"/>
                <w:szCs w:val="32"/>
                <w:rtl/>
              </w:rPr>
              <w:t>207253253</w:t>
            </w:r>
          </w:p>
        </w:tc>
      </w:tr>
      <w:tr w:rsidR="000F23AF" w:rsidRPr="000F23AF" w14:paraId="6000E5F7" w14:textId="77777777" w:rsidTr="00A47443">
        <w:tc>
          <w:tcPr>
            <w:tcW w:w="10259" w:type="dxa"/>
            <w:gridSpan w:val="3"/>
          </w:tcPr>
          <w:p w14:paraId="2A35761C" w14:textId="77777777" w:rsidR="00A47443" w:rsidRPr="000F23AF" w:rsidRDefault="00A47443" w:rsidP="00A47443">
            <w:pPr>
              <w:pStyle w:val="ae"/>
              <w:tabs>
                <w:tab w:val="right" w:leader="dot" w:pos="8296"/>
              </w:tabs>
              <w:bidi/>
              <w:spacing w:before="100" w:beforeAutospacing="1"/>
              <w:ind w:left="0" w:firstLine="0"/>
              <w:jc w:val="both"/>
              <w:rPr>
                <w:rFonts w:asciiTheme="minorBidi" w:hAnsiTheme="minorBidi" w:cstheme="minorBidi"/>
                <w:sz w:val="32"/>
                <w:szCs w:val="32"/>
                <w:rtl/>
              </w:rPr>
            </w:pPr>
            <w:r w:rsidRPr="000F23AF">
              <w:rPr>
                <w:rFonts w:asciiTheme="minorBidi" w:hAnsiTheme="minorBidi" w:cstheme="minorBidi"/>
                <w:sz w:val="32"/>
                <w:szCs w:val="32"/>
                <w:rtl/>
              </w:rPr>
              <w:t xml:space="preserve">                  מנחה:</w:t>
            </w:r>
          </w:p>
        </w:tc>
      </w:tr>
      <w:tr w:rsidR="000F23AF" w:rsidRPr="000F23AF" w14:paraId="032D223A" w14:textId="77777777" w:rsidTr="00A47443">
        <w:trPr>
          <w:trHeight w:val="504"/>
        </w:trPr>
        <w:tc>
          <w:tcPr>
            <w:tcW w:w="1445" w:type="dxa"/>
          </w:tcPr>
          <w:p w14:paraId="1D830DBF" w14:textId="77777777" w:rsidR="00A47443" w:rsidRPr="000F23AF" w:rsidRDefault="00A47443" w:rsidP="00A47443">
            <w:pPr>
              <w:pStyle w:val="ae"/>
              <w:tabs>
                <w:tab w:val="right" w:leader="dot" w:pos="8296"/>
              </w:tabs>
              <w:bidi/>
              <w:spacing w:before="100" w:beforeAutospacing="1"/>
              <w:ind w:left="0" w:firstLine="0"/>
              <w:jc w:val="both"/>
              <w:rPr>
                <w:rFonts w:asciiTheme="minorBidi" w:hAnsiTheme="minorBidi" w:cstheme="minorBidi"/>
                <w:sz w:val="28"/>
                <w:szCs w:val="28"/>
                <w:rtl/>
              </w:rPr>
            </w:pPr>
          </w:p>
        </w:tc>
        <w:tc>
          <w:tcPr>
            <w:tcW w:w="3597" w:type="dxa"/>
          </w:tcPr>
          <w:p w14:paraId="47B32A22" w14:textId="77777777" w:rsidR="00A47443" w:rsidRPr="000F23AF" w:rsidRDefault="00A47443" w:rsidP="00A47443">
            <w:pPr>
              <w:pStyle w:val="ae"/>
              <w:tabs>
                <w:tab w:val="right" w:leader="dot" w:pos="8296"/>
              </w:tabs>
              <w:bidi/>
              <w:spacing w:before="100" w:beforeAutospacing="1"/>
              <w:ind w:left="0" w:firstLine="0"/>
              <w:jc w:val="both"/>
              <w:rPr>
                <w:rFonts w:asciiTheme="minorBidi" w:hAnsiTheme="minorBidi" w:cstheme="minorBidi"/>
                <w:sz w:val="32"/>
                <w:szCs w:val="32"/>
                <w:rtl/>
              </w:rPr>
            </w:pPr>
            <w:r w:rsidRPr="000F23AF">
              <w:rPr>
                <w:rFonts w:asciiTheme="minorBidi" w:hAnsiTheme="minorBidi" w:cstheme="minorBidi"/>
                <w:sz w:val="32"/>
                <w:szCs w:val="32"/>
                <w:rtl/>
              </w:rPr>
              <w:t xml:space="preserve">     פרופ' דן פלדמן </w:t>
            </w:r>
          </w:p>
        </w:tc>
        <w:tc>
          <w:tcPr>
            <w:tcW w:w="5217" w:type="dxa"/>
          </w:tcPr>
          <w:p w14:paraId="3F643AB6" w14:textId="77777777" w:rsidR="00A47443" w:rsidRPr="000F23AF" w:rsidRDefault="00A47443" w:rsidP="00A47443">
            <w:pPr>
              <w:pStyle w:val="ae"/>
              <w:tabs>
                <w:tab w:val="right" w:leader="dot" w:pos="8296"/>
              </w:tabs>
              <w:bidi/>
              <w:spacing w:before="100" w:beforeAutospacing="1"/>
              <w:ind w:left="0" w:firstLine="0"/>
              <w:jc w:val="both"/>
              <w:rPr>
                <w:rFonts w:asciiTheme="minorBidi" w:hAnsiTheme="minorBidi" w:cstheme="minorBidi"/>
                <w:sz w:val="32"/>
                <w:szCs w:val="32"/>
                <w:rtl/>
              </w:rPr>
            </w:pPr>
            <w:r w:rsidRPr="000F23AF">
              <w:rPr>
                <w:rFonts w:asciiTheme="minorBidi" w:hAnsiTheme="minorBidi" w:cstheme="minorBidi"/>
                <w:sz w:val="32"/>
                <w:szCs w:val="32"/>
                <w:rtl/>
              </w:rPr>
              <w:t xml:space="preserve">אוניברסיטת ת"א </w:t>
            </w:r>
          </w:p>
        </w:tc>
      </w:tr>
      <w:tr w:rsidR="000F23AF" w:rsidRPr="000F23AF" w14:paraId="2BF57787" w14:textId="77777777" w:rsidTr="00A47443">
        <w:trPr>
          <w:trHeight w:val="432"/>
        </w:trPr>
        <w:tc>
          <w:tcPr>
            <w:tcW w:w="10259" w:type="dxa"/>
            <w:gridSpan w:val="3"/>
          </w:tcPr>
          <w:p w14:paraId="7586B0D5" w14:textId="77777777" w:rsidR="00A47443" w:rsidRPr="000F23AF" w:rsidRDefault="00A47443" w:rsidP="00A47443">
            <w:pPr>
              <w:pStyle w:val="ae"/>
              <w:tabs>
                <w:tab w:val="left" w:pos="935"/>
                <w:tab w:val="right" w:leader="dot" w:pos="8296"/>
              </w:tabs>
              <w:bidi/>
              <w:spacing w:before="100" w:beforeAutospacing="1"/>
              <w:ind w:left="482" w:hanging="482"/>
              <w:jc w:val="both"/>
              <w:rPr>
                <w:rFonts w:asciiTheme="minorBidi" w:hAnsiTheme="minorBidi" w:cstheme="minorBidi"/>
                <w:sz w:val="32"/>
                <w:szCs w:val="32"/>
                <w:rtl/>
              </w:rPr>
            </w:pPr>
            <w:r w:rsidRPr="000F23AF">
              <w:rPr>
                <w:rFonts w:asciiTheme="minorBidi" w:hAnsiTheme="minorBidi" w:cstheme="minorBidi"/>
                <w:sz w:val="32"/>
                <w:szCs w:val="32"/>
                <w:rtl/>
              </w:rPr>
              <w:t xml:space="preserve">            </w:t>
            </w:r>
          </w:p>
          <w:p w14:paraId="4B3ACA33" w14:textId="77777777" w:rsidR="00A47443" w:rsidRPr="000F23AF" w:rsidRDefault="00A47443" w:rsidP="00A47443">
            <w:pPr>
              <w:pStyle w:val="ae"/>
              <w:tabs>
                <w:tab w:val="left" w:pos="935"/>
                <w:tab w:val="right" w:leader="dot" w:pos="8296"/>
              </w:tabs>
              <w:bidi/>
              <w:spacing w:before="100" w:beforeAutospacing="1"/>
              <w:ind w:left="482" w:hanging="482"/>
              <w:jc w:val="both"/>
              <w:rPr>
                <w:rFonts w:asciiTheme="minorBidi" w:hAnsiTheme="minorBidi" w:cstheme="minorBidi"/>
                <w:sz w:val="32"/>
                <w:szCs w:val="32"/>
                <w:rtl/>
              </w:rPr>
            </w:pPr>
            <w:r w:rsidRPr="000F23AF">
              <w:rPr>
                <w:rFonts w:asciiTheme="minorBidi" w:hAnsiTheme="minorBidi" w:cstheme="minorBidi"/>
                <w:sz w:val="32"/>
                <w:szCs w:val="32"/>
                <w:rtl/>
              </w:rPr>
              <w:t xml:space="preserve">                         מקום ביצוע הפרויקט: אוניברסיטת תל אביב</w:t>
            </w:r>
          </w:p>
          <w:p w14:paraId="296BE9CF" w14:textId="049A124F" w:rsidR="00A47443" w:rsidRPr="000F23AF" w:rsidRDefault="00A47443" w:rsidP="00A47443">
            <w:pPr>
              <w:bidi/>
              <w:spacing w:before="100" w:beforeAutospacing="1"/>
              <w:ind w:left="656"/>
              <w:jc w:val="both"/>
              <w:rPr>
                <w:rFonts w:asciiTheme="minorBidi" w:hAnsiTheme="minorBidi" w:cstheme="minorBidi"/>
                <w:rtl/>
                <w:lang w:eastAsia="he-IL"/>
              </w:rPr>
            </w:pPr>
            <w:r w:rsidRPr="000F23AF">
              <w:rPr>
                <w:rFonts w:asciiTheme="minorBidi" w:hAnsiTheme="minorBidi" w:cstheme="minorBidi"/>
                <w:sz w:val="32"/>
                <w:szCs w:val="32"/>
                <w:rtl/>
              </w:rPr>
              <w:t xml:space="preserve">                  המעבדה </w:t>
            </w:r>
            <w:proofErr w:type="spellStart"/>
            <w:r w:rsidRPr="000F23AF">
              <w:rPr>
                <w:rFonts w:asciiTheme="minorBidi" w:hAnsiTheme="minorBidi" w:cstheme="minorBidi"/>
                <w:sz w:val="32"/>
                <w:szCs w:val="32"/>
                <w:rtl/>
              </w:rPr>
              <w:t>לרחפנים</w:t>
            </w:r>
            <w:proofErr w:type="spellEnd"/>
          </w:p>
        </w:tc>
      </w:tr>
    </w:tbl>
    <w:p w14:paraId="6F8018DA" w14:textId="77777777" w:rsidR="001523B7" w:rsidRPr="000F23AF" w:rsidRDefault="001523B7" w:rsidP="002B61F0">
      <w:pPr>
        <w:jc w:val="both"/>
        <w:rPr>
          <w:rFonts w:asciiTheme="minorBidi" w:hAnsiTheme="minorBidi" w:cstheme="minorBidi"/>
        </w:rPr>
      </w:pPr>
    </w:p>
    <w:p w14:paraId="0DCA3318" w14:textId="77777777" w:rsidR="00236875" w:rsidRPr="000F23AF" w:rsidRDefault="00236875" w:rsidP="002B61F0">
      <w:pPr>
        <w:jc w:val="both"/>
        <w:rPr>
          <w:rFonts w:asciiTheme="minorBidi" w:hAnsiTheme="minorBidi" w:cstheme="minorBidi"/>
        </w:rPr>
      </w:pPr>
    </w:p>
    <w:p w14:paraId="06D012E3" w14:textId="77777777" w:rsidR="00236875" w:rsidRPr="000F23AF" w:rsidRDefault="00236875" w:rsidP="002B61F0">
      <w:pPr>
        <w:jc w:val="both"/>
        <w:rPr>
          <w:rFonts w:asciiTheme="minorBidi" w:hAnsiTheme="minorBidi" w:cstheme="minorBidi"/>
        </w:rPr>
      </w:pPr>
    </w:p>
    <w:p w14:paraId="4FB383F2" w14:textId="77777777" w:rsidR="00236875" w:rsidRPr="000F23AF" w:rsidRDefault="00236875" w:rsidP="002B61F0">
      <w:pPr>
        <w:jc w:val="both"/>
        <w:rPr>
          <w:rFonts w:asciiTheme="minorBidi" w:hAnsiTheme="minorBidi" w:cstheme="minorBidi"/>
        </w:rPr>
      </w:pPr>
    </w:p>
    <w:p w14:paraId="1FA49A07" w14:textId="77777777" w:rsidR="00236875" w:rsidRPr="000F23AF" w:rsidRDefault="00236875" w:rsidP="002B61F0">
      <w:pPr>
        <w:jc w:val="both"/>
        <w:rPr>
          <w:rFonts w:asciiTheme="minorBidi" w:hAnsiTheme="minorBidi" w:cstheme="minorBidi"/>
        </w:rPr>
      </w:pPr>
    </w:p>
    <w:sdt>
      <w:sdtPr>
        <w:rPr>
          <w:rFonts w:asciiTheme="minorBidi" w:hAnsiTheme="minorBidi" w:cstheme="minorBidi"/>
          <w:b w:val="0"/>
          <w:bCs w:val="0"/>
          <w:color w:val="auto"/>
          <w:sz w:val="24"/>
          <w:szCs w:val="24"/>
          <w:rtl/>
          <w:lang w:bidi="he-IL"/>
        </w:rPr>
        <w:id w:val="-126248199"/>
        <w:docPartObj>
          <w:docPartGallery w:val="Table of Contents"/>
          <w:docPartUnique/>
        </w:docPartObj>
      </w:sdtPr>
      <w:sdtEndPr>
        <w:rPr>
          <w:noProof/>
          <w:rtl w:val="0"/>
        </w:rPr>
      </w:sdtEndPr>
      <w:sdtContent>
        <w:p w14:paraId="23C9212D" w14:textId="77777777" w:rsidR="00491074" w:rsidRPr="000F23AF" w:rsidRDefault="00491074" w:rsidP="002965E2">
          <w:pPr>
            <w:pStyle w:val="af"/>
            <w:bidi/>
            <w:rPr>
              <w:rFonts w:asciiTheme="minorBidi" w:hAnsiTheme="minorBidi" w:cstheme="minorBidi"/>
              <w:color w:val="auto"/>
              <w:rtl/>
              <w:lang w:bidi="he-IL"/>
            </w:rPr>
          </w:pPr>
          <w:r w:rsidRPr="000F23AF">
            <w:rPr>
              <w:rFonts w:asciiTheme="minorBidi" w:hAnsiTheme="minorBidi" w:cstheme="minorBidi"/>
              <w:color w:val="auto"/>
              <w:rtl/>
              <w:lang w:bidi="he-IL"/>
            </w:rPr>
            <w:t>תוכן עניינים</w:t>
          </w:r>
        </w:p>
        <w:p w14:paraId="760A8C58" w14:textId="77777777" w:rsidR="00491074" w:rsidRPr="000F23AF" w:rsidRDefault="00491074" w:rsidP="002965E2">
          <w:pPr>
            <w:bidi/>
            <w:spacing w:line="276" w:lineRule="auto"/>
            <w:jc w:val="both"/>
            <w:rPr>
              <w:rFonts w:asciiTheme="minorBidi" w:hAnsiTheme="minorBidi" w:cstheme="minorBidi"/>
            </w:rPr>
          </w:pPr>
        </w:p>
        <w:p w14:paraId="0DB6F360" w14:textId="77777777" w:rsidR="00491074" w:rsidRPr="000F23AF" w:rsidRDefault="00491074" w:rsidP="002965E2">
          <w:pPr>
            <w:pStyle w:val="TOC3"/>
            <w:tabs>
              <w:tab w:val="right" w:leader="dot" w:pos="8296"/>
            </w:tabs>
            <w:bidi/>
            <w:jc w:val="both"/>
            <w:rPr>
              <w:rFonts w:asciiTheme="minorBidi" w:eastAsiaTheme="minorEastAsia" w:hAnsiTheme="minorBidi" w:cstheme="minorBidi"/>
              <w:noProof/>
              <w:rtl/>
              <w:lang w:bidi="he-IL"/>
            </w:rPr>
          </w:pPr>
          <w:r w:rsidRPr="000F23AF">
            <w:rPr>
              <w:rFonts w:asciiTheme="minorBidi" w:hAnsiTheme="minorBidi" w:cstheme="minorBidi"/>
            </w:rPr>
            <w:fldChar w:fldCharType="begin"/>
          </w:r>
          <w:r w:rsidRPr="000F23AF">
            <w:rPr>
              <w:rFonts w:asciiTheme="minorBidi" w:hAnsiTheme="minorBidi" w:cstheme="minorBidi"/>
            </w:rPr>
            <w:instrText xml:space="preserve"> TOC \o "1-3" \h \z \u </w:instrText>
          </w:r>
          <w:r w:rsidRPr="000F23AF">
            <w:rPr>
              <w:rFonts w:asciiTheme="minorBidi" w:hAnsiTheme="minorBidi" w:cstheme="minorBidi"/>
            </w:rPr>
            <w:fldChar w:fldCharType="separate"/>
          </w:r>
          <w:hyperlink w:anchor="_Toc117154806" w:history="1">
            <w:r w:rsidRPr="000F23AF">
              <w:rPr>
                <w:rStyle w:val="Hyperlink"/>
                <w:rFonts w:asciiTheme="minorBidi" w:hAnsiTheme="minorBidi" w:cstheme="minorBidi"/>
                <w:noProof/>
                <w:color w:val="auto"/>
                <w:rtl/>
                <w:lang w:bidi="he-IL"/>
              </w:rPr>
              <w:t>ספר הפרויקט</w:t>
            </w:r>
            <w:r w:rsidRPr="000F23AF">
              <w:rPr>
                <w:rFonts w:asciiTheme="minorBidi" w:hAnsiTheme="minorBidi" w:cstheme="minorBidi"/>
                <w:noProof/>
                <w:webHidden/>
                <w:rtl/>
              </w:rPr>
              <w:tab/>
            </w:r>
            <w:r w:rsidRPr="000F23AF">
              <w:rPr>
                <w:rStyle w:val="Hyperlink"/>
                <w:rFonts w:asciiTheme="minorBidi" w:hAnsiTheme="minorBidi" w:cstheme="minorBidi"/>
                <w:noProof/>
                <w:color w:val="auto"/>
                <w:rtl/>
              </w:rPr>
              <w:fldChar w:fldCharType="begin"/>
            </w:r>
            <w:r w:rsidRPr="000F23AF">
              <w:rPr>
                <w:rFonts w:asciiTheme="minorBidi" w:hAnsiTheme="minorBidi" w:cstheme="minorBidi"/>
                <w:noProof/>
                <w:webHidden/>
                <w:rtl/>
              </w:rPr>
              <w:instrText xml:space="preserve"> </w:instrText>
            </w:r>
            <w:r w:rsidRPr="000F23AF">
              <w:rPr>
                <w:rFonts w:asciiTheme="minorBidi" w:hAnsiTheme="minorBidi" w:cstheme="minorBidi"/>
                <w:noProof/>
                <w:webHidden/>
              </w:rPr>
              <w:instrText>PAGEREF</w:instrText>
            </w:r>
            <w:r w:rsidRPr="000F23AF">
              <w:rPr>
                <w:rFonts w:asciiTheme="minorBidi" w:hAnsiTheme="minorBidi" w:cstheme="minorBidi"/>
                <w:noProof/>
                <w:webHidden/>
                <w:rtl/>
              </w:rPr>
              <w:instrText xml:space="preserve"> _</w:instrText>
            </w:r>
            <w:r w:rsidRPr="000F23AF">
              <w:rPr>
                <w:rFonts w:asciiTheme="minorBidi" w:hAnsiTheme="minorBidi" w:cstheme="minorBidi"/>
                <w:noProof/>
                <w:webHidden/>
              </w:rPr>
              <w:instrText>Toc117154806 \h</w:instrText>
            </w:r>
            <w:r w:rsidRPr="000F23AF">
              <w:rPr>
                <w:rFonts w:asciiTheme="minorBidi" w:hAnsiTheme="minorBidi" w:cstheme="minorBidi"/>
                <w:noProof/>
                <w:webHidden/>
                <w:rtl/>
              </w:rPr>
              <w:instrText xml:space="preserve"> </w:instrText>
            </w:r>
            <w:r w:rsidRPr="000F23AF">
              <w:rPr>
                <w:rStyle w:val="Hyperlink"/>
                <w:rFonts w:asciiTheme="minorBidi" w:hAnsiTheme="minorBidi" w:cstheme="minorBidi"/>
                <w:noProof/>
                <w:color w:val="auto"/>
                <w:rtl/>
              </w:rPr>
            </w:r>
            <w:r w:rsidRPr="000F23AF">
              <w:rPr>
                <w:rStyle w:val="Hyperlink"/>
                <w:rFonts w:asciiTheme="minorBidi" w:hAnsiTheme="minorBidi" w:cstheme="minorBidi"/>
                <w:noProof/>
                <w:color w:val="auto"/>
                <w:rtl/>
              </w:rPr>
              <w:fldChar w:fldCharType="separate"/>
            </w:r>
            <w:r w:rsidRPr="000F23AF">
              <w:rPr>
                <w:rFonts w:asciiTheme="minorBidi" w:hAnsiTheme="minorBidi" w:cstheme="minorBidi"/>
                <w:noProof/>
                <w:webHidden/>
                <w:rtl/>
              </w:rPr>
              <w:t>1</w:t>
            </w:r>
            <w:r w:rsidRPr="000F23AF">
              <w:rPr>
                <w:rStyle w:val="Hyperlink"/>
                <w:rFonts w:asciiTheme="minorBidi" w:hAnsiTheme="minorBidi" w:cstheme="minorBidi"/>
                <w:noProof/>
                <w:color w:val="auto"/>
                <w:rtl/>
              </w:rPr>
              <w:fldChar w:fldCharType="end"/>
            </w:r>
          </w:hyperlink>
        </w:p>
        <w:p w14:paraId="3EA35077" w14:textId="77777777" w:rsidR="00491074" w:rsidRPr="000F23AF" w:rsidRDefault="00491074" w:rsidP="002965E2">
          <w:pPr>
            <w:pStyle w:val="TOC1"/>
            <w:jc w:val="both"/>
            <w:rPr>
              <w:rFonts w:asciiTheme="minorBidi" w:eastAsiaTheme="minorEastAsia" w:hAnsiTheme="minorBidi" w:cstheme="minorBidi"/>
              <w:noProof/>
              <w:rtl/>
              <w:lang w:bidi="he-IL"/>
            </w:rPr>
          </w:pPr>
          <w:hyperlink w:anchor="_Toc117154807" w:history="1">
            <w:r w:rsidRPr="000F23AF">
              <w:rPr>
                <w:rStyle w:val="Hyperlink"/>
                <w:rFonts w:asciiTheme="minorBidi" w:hAnsiTheme="minorBidi" w:cstheme="minorBidi"/>
                <w:noProof/>
                <w:color w:val="auto"/>
                <w:rtl/>
                <w:lang w:bidi="he-IL"/>
              </w:rPr>
              <w:t>תקציר</w:t>
            </w:r>
            <w:r w:rsidRPr="000F23AF">
              <w:rPr>
                <w:rFonts w:asciiTheme="minorBidi" w:hAnsiTheme="minorBidi" w:cstheme="minorBidi"/>
                <w:noProof/>
                <w:webHidden/>
                <w:rtl/>
              </w:rPr>
              <w:tab/>
            </w:r>
            <w:r w:rsidRPr="000F23AF">
              <w:rPr>
                <w:rStyle w:val="Hyperlink"/>
                <w:rFonts w:asciiTheme="minorBidi" w:hAnsiTheme="minorBidi" w:cstheme="minorBidi"/>
                <w:noProof/>
                <w:color w:val="auto"/>
                <w:rtl/>
              </w:rPr>
              <w:fldChar w:fldCharType="begin"/>
            </w:r>
            <w:r w:rsidRPr="000F23AF">
              <w:rPr>
                <w:rFonts w:asciiTheme="minorBidi" w:hAnsiTheme="minorBidi" w:cstheme="minorBidi"/>
                <w:noProof/>
                <w:webHidden/>
                <w:rtl/>
              </w:rPr>
              <w:instrText xml:space="preserve"> </w:instrText>
            </w:r>
            <w:r w:rsidRPr="000F23AF">
              <w:rPr>
                <w:rFonts w:asciiTheme="minorBidi" w:hAnsiTheme="minorBidi" w:cstheme="minorBidi"/>
                <w:noProof/>
                <w:webHidden/>
              </w:rPr>
              <w:instrText>PAGEREF</w:instrText>
            </w:r>
            <w:r w:rsidRPr="000F23AF">
              <w:rPr>
                <w:rFonts w:asciiTheme="minorBidi" w:hAnsiTheme="minorBidi" w:cstheme="minorBidi"/>
                <w:noProof/>
                <w:webHidden/>
                <w:rtl/>
              </w:rPr>
              <w:instrText xml:space="preserve"> _</w:instrText>
            </w:r>
            <w:r w:rsidRPr="000F23AF">
              <w:rPr>
                <w:rFonts w:asciiTheme="minorBidi" w:hAnsiTheme="minorBidi" w:cstheme="minorBidi"/>
                <w:noProof/>
                <w:webHidden/>
              </w:rPr>
              <w:instrText>Toc117154807 \h</w:instrText>
            </w:r>
            <w:r w:rsidRPr="000F23AF">
              <w:rPr>
                <w:rFonts w:asciiTheme="minorBidi" w:hAnsiTheme="minorBidi" w:cstheme="minorBidi"/>
                <w:noProof/>
                <w:webHidden/>
                <w:rtl/>
              </w:rPr>
              <w:instrText xml:space="preserve"> </w:instrText>
            </w:r>
            <w:r w:rsidRPr="000F23AF">
              <w:rPr>
                <w:rStyle w:val="Hyperlink"/>
                <w:rFonts w:asciiTheme="minorBidi" w:hAnsiTheme="minorBidi" w:cstheme="minorBidi"/>
                <w:noProof/>
                <w:color w:val="auto"/>
                <w:rtl/>
              </w:rPr>
            </w:r>
            <w:r w:rsidRPr="000F23AF">
              <w:rPr>
                <w:rStyle w:val="Hyperlink"/>
                <w:rFonts w:asciiTheme="minorBidi" w:hAnsiTheme="minorBidi" w:cstheme="minorBidi"/>
                <w:noProof/>
                <w:color w:val="auto"/>
                <w:rtl/>
              </w:rPr>
              <w:fldChar w:fldCharType="separate"/>
            </w:r>
            <w:r w:rsidRPr="000F23AF">
              <w:rPr>
                <w:rFonts w:asciiTheme="minorBidi" w:hAnsiTheme="minorBidi" w:cstheme="minorBidi"/>
                <w:noProof/>
                <w:webHidden/>
                <w:rtl/>
              </w:rPr>
              <w:t>5</w:t>
            </w:r>
            <w:r w:rsidRPr="000F23AF">
              <w:rPr>
                <w:rStyle w:val="Hyperlink"/>
                <w:rFonts w:asciiTheme="minorBidi" w:hAnsiTheme="minorBidi" w:cstheme="minorBidi"/>
                <w:noProof/>
                <w:color w:val="auto"/>
                <w:rtl/>
              </w:rPr>
              <w:fldChar w:fldCharType="end"/>
            </w:r>
          </w:hyperlink>
        </w:p>
        <w:p w14:paraId="1A52AD9D" w14:textId="77777777" w:rsidR="00491074" w:rsidRPr="000F23AF" w:rsidRDefault="00491074" w:rsidP="002965E2">
          <w:pPr>
            <w:pStyle w:val="TOC1"/>
            <w:tabs>
              <w:tab w:val="left" w:pos="880"/>
            </w:tabs>
            <w:jc w:val="both"/>
            <w:rPr>
              <w:rFonts w:asciiTheme="minorBidi" w:eastAsiaTheme="minorEastAsia" w:hAnsiTheme="minorBidi" w:cstheme="minorBidi"/>
              <w:noProof/>
              <w:rtl/>
              <w:lang w:bidi="he-IL"/>
            </w:rPr>
          </w:pPr>
          <w:hyperlink w:anchor="_Toc117154808" w:history="1">
            <w:r w:rsidRPr="000F23AF">
              <w:rPr>
                <w:rStyle w:val="Hyperlink"/>
                <w:rFonts w:asciiTheme="minorBidi" w:hAnsiTheme="minorBidi" w:cstheme="minorBidi"/>
                <w:noProof/>
                <w:color w:val="auto"/>
                <w:rtl/>
              </w:rPr>
              <w:t>1</w:t>
            </w:r>
            <w:r w:rsidRPr="000F23AF">
              <w:rPr>
                <w:rFonts w:asciiTheme="minorBidi" w:eastAsiaTheme="minorEastAsia" w:hAnsiTheme="minorBidi" w:cstheme="minorBidi"/>
                <w:noProof/>
                <w:rtl/>
                <w:lang w:bidi="he-IL"/>
              </w:rPr>
              <w:tab/>
            </w:r>
            <w:r w:rsidRPr="000F23AF">
              <w:rPr>
                <w:rStyle w:val="Hyperlink"/>
                <w:rFonts w:asciiTheme="minorBidi" w:hAnsiTheme="minorBidi" w:cstheme="minorBidi"/>
                <w:noProof/>
                <w:color w:val="auto"/>
                <w:rtl/>
                <w:lang w:bidi="he-IL"/>
              </w:rPr>
              <w:t>הקדמה</w:t>
            </w:r>
            <w:r w:rsidRPr="000F23AF">
              <w:rPr>
                <w:rFonts w:asciiTheme="minorBidi" w:hAnsiTheme="minorBidi" w:cstheme="minorBidi"/>
                <w:noProof/>
                <w:webHidden/>
                <w:rtl/>
              </w:rPr>
              <w:tab/>
            </w:r>
            <w:r w:rsidRPr="000F23AF">
              <w:rPr>
                <w:rStyle w:val="Hyperlink"/>
                <w:rFonts w:asciiTheme="minorBidi" w:hAnsiTheme="minorBidi" w:cstheme="minorBidi"/>
                <w:noProof/>
                <w:color w:val="auto"/>
                <w:rtl/>
              </w:rPr>
              <w:fldChar w:fldCharType="begin"/>
            </w:r>
            <w:r w:rsidRPr="000F23AF">
              <w:rPr>
                <w:rFonts w:asciiTheme="minorBidi" w:hAnsiTheme="minorBidi" w:cstheme="minorBidi"/>
                <w:noProof/>
                <w:webHidden/>
                <w:rtl/>
              </w:rPr>
              <w:instrText xml:space="preserve"> </w:instrText>
            </w:r>
            <w:r w:rsidRPr="000F23AF">
              <w:rPr>
                <w:rFonts w:asciiTheme="minorBidi" w:hAnsiTheme="minorBidi" w:cstheme="minorBidi"/>
                <w:noProof/>
                <w:webHidden/>
              </w:rPr>
              <w:instrText>PAGEREF</w:instrText>
            </w:r>
            <w:r w:rsidRPr="000F23AF">
              <w:rPr>
                <w:rFonts w:asciiTheme="minorBidi" w:hAnsiTheme="minorBidi" w:cstheme="minorBidi"/>
                <w:noProof/>
                <w:webHidden/>
                <w:rtl/>
              </w:rPr>
              <w:instrText xml:space="preserve"> _</w:instrText>
            </w:r>
            <w:r w:rsidRPr="000F23AF">
              <w:rPr>
                <w:rFonts w:asciiTheme="minorBidi" w:hAnsiTheme="minorBidi" w:cstheme="minorBidi"/>
                <w:noProof/>
                <w:webHidden/>
              </w:rPr>
              <w:instrText>Toc117154808 \h</w:instrText>
            </w:r>
            <w:r w:rsidRPr="000F23AF">
              <w:rPr>
                <w:rFonts w:asciiTheme="minorBidi" w:hAnsiTheme="minorBidi" w:cstheme="minorBidi"/>
                <w:noProof/>
                <w:webHidden/>
                <w:rtl/>
              </w:rPr>
              <w:instrText xml:space="preserve"> </w:instrText>
            </w:r>
            <w:r w:rsidRPr="000F23AF">
              <w:rPr>
                <w:rStyle w:val="Hyperlink"/>
                <w:rFonts w:asciiTheme="minorBidi" w:hAnsiTheme="minorBidi" w:cstheme="minorBidi"/>
                <w:noProof/>
                <w:color w:val="auto"/>
                <w:rtl/>
              </w:rPr>
            </w:r>
            <w:r w:rsidRPr="000F23AF">
              <w:rPr>
                <w:rStyle w:val="Hyperlink"/>
                <w:rFonts w:asciiTheme="minorBidi" w:hAnsiTheme="minorBidi" w:cstheme="minorBidi"/>
                <w:noProof/>
                <w:color w:val="auto"/>
                <w:rtl/>
              </w:rPr>
              <w:fldChar w:fldCharType="separate"/>
            </w:r>
            <w:r w:rsidRPr="000F23AF">
              <w:rPr>
                <w:rFonts w:asciiTheme="minorBidi" w:hAnsiTheme="minorBidi" w:cstheme="minorBidi"/>
                <w:noProof/>
                <w:webHidden/>
                <w:rtl/>
              </w:rPr>
              <w:t>6</w:t>
            </w:r>
            <w:r w:rsidRPr="000F23AF">
              <w:rPr>
                <w:rStyle w:val="Hyperlink"/>
                <w:rFonts w:asciiTheme="minorBidi" w:hAnsiTheme="minorBidi" w:cstheme="minorBidi"/>
                <w:noProof/>
                <w:color w:val="auto"/>
                <w:rtl/>
              </w:rPr>
              <w:fldChar w:fldCharType="end"/>
            </w:r>
          </w:hyperlink>
        </w:p>
        <w:p w14:paraId="70DB2557" w14:textId="77777777" w:rsidR="00491074" w:rsidRPr="000F23AF" w:rsidRDefault="00491074" w:rsidP="002965E2">
          <w:pPr>
            <w:pStyle w:val="TOC1"/>
            <w:tabs>
              <w:tab w:val="left" w:pos="880"/>
            </w:tabs>
            <w:jc w:val="both"/>
            <w:rPr>
              <w:rFonts w:asciiTheme="minorBidi" w:eastAsiaTheme="minorEastAsia" w:hAnsiTheme="minorBidi" w:cstheme="minorBidi"/>
              <w:noProof/>
              <w:rtl/>
              <w:lang w:bidi="he-IL"/>
            </w:rPr>
          </w:pPr>
          <w:hyperlink w:anchor="_Toc117154809" w:history="1">
            <w:r w:rsidRPr="000F23AF">
              <w:rPr>
                <w:rStyle w:val="Hyperlink"/>
                <w:rFonts w:asciiTheme="minorBidi" w:hAnsiTheme="minorBidi" w:cstheme="minorBidi"/>
                <w:noProof/>
                <w:color w:val="auto"/>
                <w:rtl/>
              </w:rPr>
              <w:t>2</w:t>
            </w:r>
            <w:r w:rsidRPr="000F23AF">
              <w:rPr>
                <w:rFonts w:asciiTheme="minorBidi" w:eastAsiaTheme="minorEastAsia" w:hAnsiTheme="minorBidi" w:cstheme="minorBidi"/>
                <w:noProof/>
                <w:rtl/>
                <w:lang w:bidi="he-IL"/>
              </w:rPr>
              <w:tab/>
            </w:r>
            <w:r w:rsidRPr="000F23AF">
              <w:rPr>
                <w:rStyle w:val="Hyperlink"/>
                <w:rFonts w:asciiTheme="minorBidi" w:hAnsiTheme="minorBidi" w:cstheme="minorBidi"/>
                <w:noProof/>
                <w:color w:val="auto"/>
                <w:rtl/>
                <w:lang w:bidi="he-IL"/>
              </w:rPr>
              <w:t>רקע תיאורטי</w:t>
            </w:r>
            <w:r w:rsidRPr="000F23AF">
              <w:rPr>
                <w:rFonts w:asciiTheme="minorBidi" w:hAnsiTheme="minorBidi" w:cstheme="minorBidi"/>
                <w:noProof/>
                <w:webHidden/>
                <w:rtl/>
              </w:rPr>
              <w:tab/>
            </w:r>
            <w:r w:rsidRPr="000F23AF">
              <w:rPr>
                <w:rStyle w:val="Hyperlink"/>
                <w:rFonts w:asciiTheme="minorBidi" w:hAnsiTheme="minorBidi" w:cstheme="minorBidi"/>
                <w:noProof/>
                <w:color w:val="auto"/>
                <w:rtl/>
              </w:rPr>
              <w:fldChar w:fldCharType="begin"/>
            </w:r>
            <w:r w:rsidRPr="000F23AF">
              <w:rPr>
                <w:rFonts w:asciiTheme="minorBidi" w:hAnsiTheme="minorBidi" w:cstheme="minorBidi"/>
                <w:noProof/>
                <w:webHidden/>
                <w:rtl/>
              </w:rPr>
              <w:instrText xml:space="preserve"> </w:instrText>
            </w:r>
            <w:r w:rsidRPr="000F23AF">
              <w:rPr>
                <w:rFonts w:asciiTheme="minorBidi" w:hAnsiTheme="minorBidi" w:cstheme="minorBidi"/>
                <w:noProof/>
                <w:webHidden/>
              </w:rPr>
              <w:instrText>PAGEREF</w:instrText>
            </w:r>
            <w:r w:rsidRPr="000F23AF">
              <w:rPr>
                <w:rFonts w:asciiTheme="minorBidi" w:hAnsiTheme="minorBidi" w:cstheme="minorBidi"/>
                <w:noProof/>
                <w:webHidden/>
                <w:rtl/>
              </w:rPr>
              <w:instrText xml:space="preserve"> _</w:instrText>
            </w:r>
            <w:r w:rsidRPr="000F23AF">
              <w:rPr>
                <w:rFonts w:asciiTheme="minorBidi" w:hAnsiTheme="minorBidi" w:cstheme="minorBidi"/>
                <w:noProof/>
                <w:webHidden/>
              </w:rPr>
              <w:instrText>Toc117154809 \h</w:instrText>
            </w:r>
            <w:r w:rsidRPr="000F23AF">
              <w:rPr>
                <w:rFonts w:asciiTheme="minorBidi" w:hAnsiTheme="minorBidi" w:cstheme="minorBidi"/>
                <w:noProof/>
                <w:webHidden/>
                <w:rtl/>
              </w:rPr>
              <w:instrText xml:space="preserve"> </w:instrText>
            </w:r>
            <w:r w:rsidRPr="000F23AF">
              <w:rPr>
                <w:rStyle w:val="Hyperlink"/>
                <w:rFonts w:asciiTheme="minorBidi" w:hAnsiTheme="minorBidi" w:cstheme="minorBidi"/>
                <w:noProof/>
                <w:color w:val="auto"/>
                <w:rtl/>
              </w:rPr>
            </w:r>
            <w:r w:rsidRPr="000F23AF">
              <w:rPr>
                <w:rStyle w:val="Hyperlink"/>
                <w:rFonts w:asciiTheme="minorBidi" w:hAnsiTheme="minorBidi" w:cstheme="minorBidi"/>
                <w:noProof/>
                <w:color w:val="auto"/>
                <w:rtl/>
              </w:rPr>
              <w:fldChar w:fldCharType="separate"/>
            </w:r>
            <w:r w:rsidRPr="000F23AF">
              <w:rPr>
                <w:rFonts w:asciiTheme="minorBidi" w:hAnsiTheme="minorBidi" w:cstheme="minorBidi"/>
                <w:noProof/>
                <w:webHidden/>
                <w:rtl/>
              </w:rPr>
              <w:t>6</w:t>
            </w:r>
            <w:r w:rsidRPr="000F23AF">
              <w:rPr>
                <w:rStyle w:val="Hyperlink"/>
                <w:rFonts w:asciiTheme="minorBidi" w:hAnsiTheme="minorBidi" w:cstheme="minorBidi"/>
                <w:noProof/>
                <w:color w:val="auto"/>
                <w:rtl/>
              </w:rPr>
              <w:fldChar w:fldCharType="end"/>
            </w:r>
          </w:hyperlink>
        </w:p>
        <w:p w14:paraId="22347B7C" w14:textId="77777777" w:rsidR="00491074" w:rsidRPr="000F23AF" w:rsidRDefault="00491074" w:rsidP="002965E2">
          <w:pPr>
            <w:pStyle w:val="TOC1"/>
            <w:tabs>
              <w:tab w:val="left" w:pos="880"/>
            </w:tabs>
            <w:jc w:val="both"/>
            <w:rPr>
              <w:rFonts w:asciiTheme="minorBidi" w:eastAsiaTheme="minorEastAsia" w:hAnsiTheme="minorBidi" w:cstheme="minorBidi"/>
              <w:noProof/>
              <w:rtl/>
              <w:lang w:bidi="he-IL"/>
            </w:rPr>
          </w:pPr>
          <w:hyperlink w:anchor="_Toc117154810" w:history="1">
            <w:r w:rsidRPr="000F23AF">
              <w:rPr>
                <w:rStyle w:val="Hyperlink"/>
                <w:rFonts w:asciiTheme="minorBidi" w:hAnsiTheme="minorBidi" w:cstheme="minorBidi"/>
                <w:noProof/>
                <w:color w:val="auto"/>
                <w:rtl/>
              </w:rPr>
              <w:t>3</w:t>
            </w:r>
            <w:r w:rsidRPr="000F23AF">
              <w:rPr>
                <w:rFonts w:asciiTheme="minorBidi" w:eastAsiaTheme="minorEastAsia" w:hAnsiTheme="minorBidi" w:cstheme="minorBidi"/>
                <w:noProof/>
                <w:rtl/>
                <w:lang w:bidi="he-IL"/>
              </w:rPr>
              <w:tab/>
            </w:r>
            <w:r w:rsidRPr="000F23AF">
              <w:rPr>
                <w:rStyle w:val="Hyperlink"/>
                <w:rFonts w:asciiTheme="minorBidi" w:hAnsiTheme="minorBidi" w:cstheme="minorBidi"/>
                <w:noProof/>
                <w:color w:val="auto"/>
                <w:rtl/>
                <w:lang w:bidi="he-IL"/>
              </w:rPr>
              <w:t>סימולציה</w:t>
            </w:r>
            <w:r w:rsidRPr="000F23AF">
              <w:rPr>
                <w:rFonts w:asciiTheme="minorBidi" w:hAnsiTheme="minorBidi" w:cstheme="minorBidi"/>
                <w:noProof/>
                <w:webHidden/>
                <w:rtl/>
              </w:rPr>
              <w:tab/>
            </w:r>
            <w:r w:rsidRPr="000F23AF">
              <w:rPr>
                <w:rStyle w:val="Hyperlink"/>
                <w:rFonts w:asciiTheme="minorBidi" w:hAnsiTheme="minorBidi" w:cstheme="minorBidi"/>
                <w:noProof/>
                <w:color w:val="auto"/>
                <w:rtl/>
              </w:rPr>
              <w:fldChar w:fldCharType="begin"/>
            </w:r>
            <w:r w:rsidRPr="000F23AF">
              <w:rPr>
                <w:rFonts w:asciiTheme="minorBidi" w:hAnsiTheme="minorBidi" w:cstheme="minorBidi"/>
                <w:noProof/>
                <w:webHidden/>
                <w:rtl/>
              </w:rPr>
              <w:instrText xml:space="preserve"> </w:instrText>
            </w:r>
            <w:r w:rsidRPr="000F23AF">
              <w:rPr>
                <w:rFonts w:asciiTheme="minorBidi" w:hAnsiTheme="minorBidi" w:cstheme="minorBidi"/>
                <w:noProof/>
                <w:webHidden/>
              </w:rPr>
              <w:instrText>PAGEREF</w:instrText>
            </w:r>
            <w:r w:rsidRPr="000F23AF">
              <w:rPr>
                <w:rFonts w:asciiTheme="minorBidi" w:hAnsiTheme="minorBidi" w:cstheme="minorBidi"/>
                <w:noProof/>
                <w:webHidden/>
                <w:rtl/>
              </w:rPr>
              <w:instrText xml:space="preserve"> _</w:instrText>
            </w:r>
            <w:r w:rsidRPr="000F23AF">
              <w:rPr>
                <w:rFonts w:asciiTheme="minorBidi" w:hAnsiTheme="minorBidi" w:cstheme="minorBidi"/>
                <w:noProof/>
                <w:webHidden/>
              </w:rPr>
              <w:instrText>Toc117154810 \h</w:instrText>
            </w:r>
            <w:r w:rsidRPr="000F23AF">
              <w:rPr>
                <w:rFonts w:asciiTheme="minorBidi" w:hAnsiTheme="minorBidi" w:cstheme="minorBidi"/>
                <w:noProof/>
                <w:webHidden/>
                <w:rtl/>
              </w:rPr>
              <w:instrText xml:space="preserve"> </w:instrText>
            </w:r>
            <w:r w:rsidRPr="000F23AF">
              <w:rPr>
                <w:rStyle w:val="Hyperlink"/>
                <w:rFonts w:asciiTheme="minorBidi" w:hAnsiTheme="minorBidi" w:cstheme="minorBidi"/>
                <w:noProof/>
                <w:color w:val="auto"/>
                <w:rtl/>
              </w:rPr>
            </w:r>
            <w:r w:rsidRPr="000F23AF">
              <w:rPr>
                <w:rStyle w:val="Hyperlink"/>
                <w:rFonts w:asciiTheme="minorBidi" w:hAnsiTheme="minorBidi" w:cstheme="minorBidi"/>
                <w:noProof/>
                <w:color w:val="auto"/>
                <w:rtl/>
              </w:rPr>
              <w:fldChar w:fldCharType="separate"/>
            </w:r>
            <w:r w:rsidRPr="000F23AF">
              <w:rPr>
                <w:rFonts w:asciiTheme="minorBidi" w:hAnsiTheme="minorBidi" w:cstheme="minorBidi"/>
                <w:noProof/>
                <w:webHidden/>
                <w:rtl/>
              </w:rPr>
              <w:t>6</w:t>
            </w:r>
            <w:r w:rsidRPr="000F23AF">
              <w:rPr>
                <w:rStyle w:val="Hyperlink"/>
                <w:rFonts w:asciiTheme="minorBidi" w:hAnsiTheme="minorBidi" w:cstheme="minorBidi"/>
                <w:noProof/>
                <w:color w:val="auto"/>
                <w:rtl/>
              </w:rPr>
              <w:fldChar w:fldCharType="end"/>
            </w:r>
          </w:hyperlink>
        </w:p>
        <w:p w14:paraId="527207B5" w14:textId="24E5ABF3" w:rsidR="00491074" w:rsidRPr="000F23AF" w:rsidRDefault="00491074" w:rsidP="002965E2">
          <w:pPr>
            <w:pStyle w:val="TOC1"/>
            <w:tabs>
              <w:tab w:val="left" w:pos="880"/>
            </w:tabs>
            <w:jc w:val="both"/>
            <w:rPr>
              <w:rFonts w:asciiTheme="minorBidi" w:eastAsiaTheme="minorEastAsia" w:hAnsiTheme="minorBidi" w:cstheme="minorBidi"/>
              <w:noProof/>
              <w:rtl/>
              <w:lang w:bidi="he-IL"/>
            </w:rPr>
          </w:pPr>
          <w:hyperlink w:anchor="_Toc117154811" w:history="1">
            <w:r w:rsidRPr="000F23AF">
              <w:rPr>
                <w:rStyle w:val="Hyperlink"/>
                <w:rFonts w:asciiTheme="minorBidi" w:hAnsiTheme="minorBidi" w:cstheme="minorBidi"/>
                <w:noProof/>
                <w:color w:val="auto"/>
                <w:rtl/>
              </w:rPr>
              <w:t>4</w:t>
            </w:r>
            <w:r w:rsidRPr="000F23AF">
              <w:rPr>
                <w:rFonts w:asciiTheme="minorBidi" w:eastAsiaTheme="minorEastAsia" w:hAnsiTheme="minorBidi" w:cstheme="minorBidi"/>
                <w:noProof/>
                <w:rtl/>
                <w:lang w:bidi="he-IL"/>
              </w:rPr>
              <w:tab/>
            </w:r>
            <w:r w:rsidRPr="000F23AF">
              <w:rPr>
                <w:rStyle w:val="Hyperlink"/>
                <w:rFonts w:asciiTheme="minorBidi" w:hAnsiTheme="minorBidi" w:cstheme="minorBidi"/>
                <w:noProof/>
                <w:color w:val="auto"/>
                <w:rtl/>
                <w:lang w:bidi="he-IL"/>
              </w:rPr>
              <w:t>מימוש</w:t>
            </w:r>
          </w:hyperlink>
        </w:p>
        <w:p w14:paraId="7B9E856A" w14:textId="77777777" w:rsidR="00491074" w:rsidRPr="000F23AF" w:rsidRDefault="00491074" w:rsidP="002965E2">
          <w:pPr>
            <w:pStyle w:val="TOC2"/>
            <w:tabs>
              <w:tab w:val="left" w:pos="1100"/>
            </w:tabs>
            <w:rPr>
              <w:rFonts w:asciiTheme="minorBidi" w:eastAsiaTheme="minorEastAsia" w:hAnsiTheme="minorBidi" w:cstheme="minorBidi"/>
              <w:noProof/>
              <w:rtl/>
              <w:lang w:bidi="he-IL"/>
            </w:rPr>
          </w:pPr>
          <w:hyperlink w:anchor="_Toc117154812" w:history="1">
            <w:r w:rsidRPr="000F23AF">
              <w:rPr>
                <w:rStyle w:val="Hyperlink"/>
                <w:rFonts w:asciiTheme="minorBidi" w:hAnsiTheme="minorBidi" w:cstheme="minorBidi"/>
                <w:noProof/>
                <w:color w:val="auto"/>
              </w:rPr>
              <w:t>4.1</w:t>
            </w:r>
            <w:r w:rsidRPr="000F23AF">
              <w:rPr>
                <w:rFonts w:asciiTheme="minorBidi" w:eastAsiaTheme="minorEastAsia" w:hAnsiTheme="minorBidi" w:cstheme="minorBidi"/>
                <w:noProof/>
                <w:rtl/>
                <w:lang w:bidi="he-IL"/>
              </w:rPr>
              <w:tab/>
            </w:r>
            <w:r w:rsidRPr="000F23AF">
              <w:rPr>
                <w:rStyle w:val="Hyperlink"/>
                <w:rFonts w:asciiTheme="minorBidi" w:hAnsiTheme="minorBidi" w:cstheme="minorBidi"/>
                <w:noProof/>
                <w:color w:val="auto"/>
                <w:rtl/>
                <w:lang w:bidi="he-IL"/>
              </w:rPr>
              <w:t>תיאור חמרה</w:t>
            </w:r>
            <w:r w:rsidRPr="000F23AF">
              <w:rPr>
                <w:rFonts w:asciiTheme="minorBidi" w:hAnsiTheme="minorBidi" w:cstheme="minorBidi"/>
                <w:noProof/>
                <w:webHidden/>
                <w:rtl/>
              </w:rPr>
              <w:tab/>
            </w:r>
            <w:r w:rsidRPr="000F23AF">
              <w:rPr>
                <w:rStyle w:val="Hyperlink"/>
                <w:rFonts w:asciiTheme="minorBidi" w:hAnsiTheme="minorBidi" w:cstheme="minorBidi"/>
                <w:noProof/>
                <w:color w:val="auto"/>
                <w:rtl/>
              </w:rPr>
              <w:fldChar w:fldCharType="begin"/>
            </w:r>
            <w:r w:rsidRPr="000F23AF">
              <w:rPr>
                <w:rFonts w:asciiTheme="minorBidi" w:hAnsiTheme="minorBidi" w:cstheme="minorBidi"/>
                <w:noProof/>
                <w:webHidden/>
                <w:rtl/>
              </w:rPr>
              <w:instrText xml:space="preserve"> </w:instrText>
            </w:r>
            <w:r w:rsidRPr="000F23AF">
              <w:rPr>
                <w:rFonts w:asciiTheme="minorBidi" w:hAnsiTheme="minorBidi" w:cstheme="minorBidi"/>
                <w:noProof/>
                <w:webHidden/>
              </w:rPr>
              <w:instrText>PAGEREF</w:instrText>
            </w:r>
            <w:r w:rsidRPr="000F23AF">
              <w:rPr>
                <w:rFonts w:asciiTheme="minorBidi" w:hAnsiTheme="minorBidi" w:cstheme="minorBidi"/>
                <w:noProof/>
                <w:webHidden/>
                <w:rtl/>
              </w:rPr>
              <w:instrText xml:space="preserve"> _</w:instrText>
            </w:r>
            <w:r w:rsidRPr="000F23AF">
              <w:rPr>
                <w:rFonts w:asciiTheme="minorBidi" w:hAnsiTheme="minorBidi" w:cstheme="minorBidi"/>
                <w:noProof/>
                <w:webHidden/>
              </w:rPr>
              <w:instrText>Toc117154812 \h</w:instrText>
            </w:r>
            <w:r w:rsidRPr="000F23AF">
              <w:rPr>
                <w:rFonts w:asciiTheme="minorBidi" w:hAnsiTheme="minorBidi" w:cstheme="minorBidi"/>
                <w:noProof/>
                <w:webHidden/>
                <w:rtl/>
              </w:rPr>
              <w:instrText xml:space="preserve"> </w:instrText>
            </w:r>
            <w:r w:rsidRPr="000F23AF">
              <w:rPr>
                <w:rStyle w:val="Hyperlink"/>
                <w:rFonts w:asciiTheme="minorBidi" w:hAnsiTheme="minorBidi" w:cstheme="minorBidi"/>
                <w:noProof/>
                <w:color w:val="auto"/>
                <w:rtl/>
              </w:rPr>
            </w:r>
            <w:r w:rsidRPr="000F23AF">
              <w:rPr>
                <w:rStyle w:val="Hyperlink"/>
                <w:rFonts w:asciiTheme="minorBidi" w:hAnsiTheme="minorBidi" w:cstheme="minorBidi"/>
                <w:noProof/>
                <w:color w:val="auto"/>
                <w:rtl/>
              </w:rPr>
              <w:fldChar w:fldCharType="separate"/>
            </w:r>
            <w:r w:rsidRPr="000F23AF">
              <w:rPr>
                <w:rFonts w:asciiTheme="minorBidi" w:hAnsiTheme="minorBidi" w:cstheme="minorBidi"/>
                <w:noProof/>
                <w:webHidden/>
                <w:rtl/>
              </w:rPr>
              <w:t>6</w:t>
            </w:r>
            <w:r w:rsidRPr="000F23AF">
              <w:rPr>
                <w:rStyle w:val="Hyperlink"/>
                <w:rFonts w:asciiTheme="minorBidi" w:hAnsiTheme="minorBidi" w:cstheme="minorBidi"/>
                <w:noProof/>
                <w:color w:val="auto"/>
                <w:rtl/>
              </w:rPr>
              <w:fldChar w:fldCharType="end"/>
            </w:r>
          </w:hyperlink>
        </w:p>
        <w:p w14:paraId="0B712B79" w14:textId="77777777" w:rsidR="00491074" w:rsidRPr="000F23AF" w:rsidRDefault="00491074" w:rsidP="002965E2">
          <w:pPr>
            <w:pStyle w:val="TOC2"/>
            <w:tabs>
              <w:tab w:val="left" w:pos="1100"/>
            </w:tabs>
            <w:rPr>
              <w:rFonts w:asciiTheme="minorBidi" w:eastAsiaTheme="minorEastAsia" w:hAnsiTheme="minorBidi" w:cstheme="minorBidi"/>
              <w:noProof/>
              <w:rtl/>
              <w:lang w:bidi="he-IL"/>
            </w:rPr>
          </w:pPr>
          <w:hyperlink w:anchor="_Toc117154813" w:history="1">
            <w:r w:rsidRPr="000F23AF">
              <w:rPr>
                <w:rStyle w:val="Hyperlink"/>
                <w:rFonts w:asciiTheme="minorBidi" w:hAnsiTheme="minorBidi" w:cstheme="minorBidi"/>
                <w:noProof/>
                <w:color w:val="auto"/>
                <w:rtl/>
              </w:rPr>
              <w:t>4.2</w:t>
            </w:r>
            <w:r w:rsidRPr="000F23AF">
              <w:rPr>
                <w:rFonts w:asciiTheme="minorBidi" w:eastAsiaTheme="minorEastAsia" w:hAnsiTheme="minorBidi" w:cstheme="minorBidi"/>
                <w:noProof/>
                <w:rtl/>
                <w:lang w:bidi="he-IL"/>
              </w:rPr>
              <w:tab/>
            </w:r>
            <w:r w:rsidRPr="000F23AF">
              <w:rPr>
                <w:rStyle w:val="Hyperlink"/>
                <w:rFonts w:asciiTheme="minorBidi" w:hAnsiTheme="minorBidi" w:cstheme="minorBidi"/>
                <w:noProof/>
                <w:color w:val="auto"/>
                <w:rtl/>
                <w:lang w:bidi="he-IL"/>
              </w:rPr>
              <w:t>תיאור תוכנה</w:t>
            </w:r>
            <w:r w:rsidRPr="000F23AF">
              <w:rPr>
                <w:rFonts w:asciiTheme="minorBidi" w:hAnsiTheme="minorBidi" w:cstheme="minorBidi"/>
                <w:noProof/>
                <w:webHidden/>
                <w:rtl/>
              </w:rPr>
              <w:tab/>
            </w:r>
            <w:r w:rsidRPr="000F23AF">
              <w:rPr>
                <w:rStyle w:val="Hyperlink"/>
                <w:rFonts w:asciiTheme="minorBidi" w:hAnsiTheme="minorBidi" w:cstheme="minorBidi"/>
                <w:noProof/>
                <w:color w:val="auto"/>
                <w:rtl/>
              </w:rPr>
              <w:fldChar w:fldCharType="begin"/>
            </w:r>
            <w:r w:rsidRPr="000F23AF">
              <w:rPr>
                <w:rFonts w:asciiTheme="minorBidi" w:hAnsiTheme="minorBidi" w:cstheme="minorBidi"/>
                <w:noProof/>
                <w:webHidden/>
                <w:rtl/>
              </w:rPr>
              <w:instrText xml:space="preserve"> </w:instrText>
            </w:r>
            <w:r w:rsidRPr="000F23AF">
              <w:rPr>
                <w:rFonts w:asciiTheme="minorBidi" w:hAnsiTheme="minorBidi" w:cstheme="minorBidi"/>
                <w:noProof/>
                <w:webHidden/>
              </w:rPr>
              <w:instrText>PAGEREF</w:instrText>
            </w:r>
            <w:r w:rsidRPr="000F23AF">
              <w:rPr>
                <w:rFonts w:asciiTheme="minorBidi" w:hAnsiTheme="minorBidi" w:cstheme="minorBidi"/>
                <w:noProof/>
                <w:webHidden/>
                <w:rtl/>
              </w:rPr>
              <w:instrText xml:space="preserve"> _</w:instrText>
            </w:r>
            <w:r w:rsidRPr="000F23AF">
              <w:rPr>
                <w:rFonts w:asciiTheme="minorBidi" w:hAnsiTheme="minorBidi" w:cstheme="minorBidi"/>
                <w:noProof/>
                <w:webHidden/>
              </w:rPr>
              <w:instrText>Toc117154813 \h</w:instrText>
            </w:r>
            <w:r w:rsidRPr="000F23AF">
              <w:rPr>
                <w:rFonts w:asciiTheme="minorBidi" w:hAnsiTheme="minorBidi" w:cstheme="minorBidi"/>
                <w:noProof/>
                <w:webHidden/>
                <w:rtl/>
              </w:rPr>
              <w:instrText xml:space="preserve"> </w:instrText>
            </w:r>
            <w:r w:rsidRPr="000F23AF">
              <w:rPr>
                <w:rStyle w:val="Hyperlink"/>
                <w:rFonts w:asciiTheme="minorBidi" w:hAnsiTheme="minorBidi" w:cstheme="minorBidi"/>
                <w:noProof/>
                <w:color w:val="auto"/>
                <w:rtl/>
              </w:rPr>
            </w:r>
            <w:r w:rsidRPr="000F23AF">
              <w:rPr>
                <w:rStyle w:val="Hyperlink"/>
                <w:rFonts w:asciiTheme="minorBidi" w:hAnsiTheme="minorBidi" w:cstheme="minorBidi"/>
                <w:noProof/>
                <w:color w:val="auto"/>
                <w:rtl/>
              </w:rPr>
              <w:fldChar w:fldCharType="separate"/>
            </w:r>
            <w:r w:rsidRPr="000F23AF">
              <w:rPr>
                <w:rFonts w:asciiTheme="minorBidi" w:hAnsiTheme="minorBidi" w:cstheme="minorBidi"/>
                <w:noProof/>
                <w:webHidden/>
                <w:rtl/>
              </w:rPr>
              <w:t>7</w:t>
            </w:r>
            <w:r w:rsidRPr="000F23AF">
              <w:rPr>
                <w:rStyle w:val="Hyperlink"/>
                <w:rFonts w:asciiTheme="minorBidi" w:hAnsiTheme="minorBidi" w:cstheme="minorBidi"/>
                <w:noProof/>
                <w:color w:val="auto"/>
                <w:rtl/>
              </w:rPr>
              <w:fldChar w:fldCharType="end"/>
            </w:r>
          </w:hyperlink>
        </w:p>
        <w:p w14:paraId="0F9D6D18" w14:textId="77777777" w:rsidR="00491074" w:rsidRPr="000F23AF" w:rsidRDefault="00491074" w:rsidP="002965E2">
          <w:pPr>
            <w:pStyle w:val="TOC1"/>
            <w:tabs>
              <w:tab w:val="left" w:pos="880"/>
            </w:tabs>
            <w:jc w:val="both"/>
            <w:rPr>
              <w:rFonts w:asciiTheme="minorBidi" w:eastAsiaTheme="minorEastAsia" w:hAnsiTheme="minorBidi" w:cstheme="minorBidi"/>
              <w:noProof/>
              <w:rtl/>
              <w:lang w:bidi="he-IL"/>
            </w:rPr>
          </w:pPr>
          <w:hyperlink w:anchor="_Toc117154814" w:history="1">
            <w:r w:rsidRPr="000F23AF">
              <w:rPr>
                <w:rStyle w:val="Hyperlink"/>
                <w:rFonts w:asciiTheme="minorBidi" w:hAnsiTheme="minorBidi" w:cstheme="minorBidi"/>
                <w:noProof/>
                <w:color w:val="auto"/>
                <w:rtl/>
              </w:rPr>
              <w:t>5</w:t>
            </w:r>
            <w:r w:rsidRPr="000F23AF">
              <w:rPr>
                <w:rFonts w:asciiTheme="minorBidi" w:eastAsiaTheme="minorEastAsia" w:hAnsiTheme="minorBidi" w:cstheme="minorBidi"/>
                <w:noProof/>
                <w:rtl/>
                <w:lang w:bidi="he-IL"/>
              </w:rPr>
              <w:tab/>
            </w:r>
            <w:r w:rsidRPr="000F23AF">
              <w:rPr>
                <w:rStyle w:val="Hyperlink"/>
                <w:rFonts w:asciiTheme="minorBidi" w:hAnsiTheme="minorBidi" w:cstheme="minorBidi"/>
                <w:noProof/>
                <w:color w:val="auto"/>
                <w:rtl/>
                <w:lang w:bidi="he-IL"/>
              </w:rPr>
              <w:t>ניתוח תוצאות</w:t>
            </w:r>
            <w:r w:rsidRPr="000F23AF">
              <w:rPr>
                <w:rFonts w:asciiTheme="minorBidi" w:hAnsiTheme="minorBidi" w:cstheme="minorBidi"/>
                <w:noProof/>
                <w:webHidden/>
                <w:rtl/>
              </w:rPr>
              <w:tab/>
            </w:r>
            <w:r w:rsidRPr="000F23AF">
              <w:rPr>
                <w:rStyle w:val="Hyperlink"/>
                <w:rFonts w:asciiTheme="minorBidi" w:hAnsiTheme="minorBidi" w:cstheme="minorBidi"/>
                <w:noProof/>
                <w:color w:val="auto"/>
                <w:rtl/>
              </w:rPr>
              <w:fldChar w:fldCharType="begin"/>
            </w:r>
            <w:r w:rsidRPr="000F23AF">
              <w:rPr>
                <w:rFonts w:asciiTheme="minorBidi" w:hAnsiTheme="minorBidi" w:cstheme="minorBidi"/>
                <w:noProof/>
                <w:webHidden/>
                <w:rtl/>
              </w:rPr>
              <w:instrText xml:space="preserve"> </w:instrText>
            </w:r>
            <w:r w:rsidRPr="000F23AF">
              <w:rPr>
                <w:rFonts w:asciiTheme="minorBidi" w:hAnsiTheme="minorBidi" w:cstheme="minorBidi"/>
                <w:noProof/>
                <w:webHidden/>
              </w:rPr>
              <w:instrText>PAGEREF</w:instrText>
            </w:r>
            <w:r w:rsidRPr="000F23AF">
              <w:rPr>
                <w:rFonts w:asciiTheme="minorBidi" w:hAnsiTheme="minorBidi" w:cstheme="minorBidi"/>
                <w:noProof/>
                <w:webHidden/>
                <w:rtl/>
              </w:rPr>
              <w:instrText xml:space="preserve"> _</w:instrText>
            </w:r>
            <w:r w:rsidRPr="000F23AF">
              <w:rPr>
                <w:rFonts w:asciiTheme="minorBidi" w:hAnsiTheme="minorBidi" w:cstheme="minorBidi"/>
                <w:noProof/>
                <w:webHidden/>
              </w:rPr>
              <w:instrText>Toc117154814 \h</w:instrText>
            </w:r>
            <w:r w:rsidRPr="000F23AF">
              <w:rPr>
                <w:rFonts w:asciiTheme="minorBidi" w:hAnsiTheme="minorBidi" w:cstheme="minorBidi"/>
                <w:noProof/>
                <w:webHidden/>
                <w:rtl/>
              </w:rPr>
              <w:instrText xml:space="preserve"> </w:instrText>
            </w:r>
            <w:r w:rsidRPr="000F23AF">
              <w:rPr>
                <w:rStyle w:val="Hyperlink"/>
                <w:rFonts w:asciiTheme="minorBidi" w:hAnsiTheme="minorBidi" w:cstheme="minorBidi"/>
                <w:noProof/>
                <w:color w:val="auto"/>
                <w:rtl/>
              </w:rPr>
            </w:r>
            <w:r w:rsidRPr="000F23AF">
              <w:rPr>
                <w:rStyle w:val="Hyperlink"/>
                <w:rFonts w:asciiTheme="minorBidi" w:hAnsiTheme="minorBidi" w:cstheme="minorBidi"/>
                <w:noProof/>
                <w:color w:val="auto"/>
                <w:rtl/>
              </w:rPr>
              <w:fldChar w:fldCharType="separate"/>
            </w:r>
            <w:r w:rsidRPr="000F23AF">
              <w:rPr>
                <w:rFonts w:asciiTheme="minorBidi" w:hAnsiTheme="minorBidi" w:cstheme="minorBidi"/>
                <w:noProof/>
                <w:webHidden/>
                <w:rtl/>
              </w:rPr>
              <w:t>7</w:t>
            </w:r>
            <w:r w:rsidRPr="000F23AF">
              <w:rPr>
                <w:rStyle w:val="Hyperlink"/>
                <w:rFonts w:asciiTheme="minorBidi" w:hAnsiTheme="minorBidi" w:cstheme="minorBidi"/>
                <w:noProof/>
                <w:color w:val="auto"/>
                <w:rtl/>
              </w:rPr>
              <w:fldChar w:fldCharType="end"/>
            </w:r>
          </w:hyperlink>
        </w:p>
        <w:p w14:paraId="256EE4AC" w14:textId="77777777" w:rsidR="00491074" w:rsidRPr="000F23AF" w:rsidRDefault="00491074" w:rsidP="002965E2">
          <w:pPr>
            <w:pStyle w:val="TOC2"/>
            <w:tabs>
              <w:tab w:val="left" w:pos="1100"/>
            </w:tabs>
            <w:rPr>
              <w:rFonts w:asciiTheme="minorBidi" w:eastAsiaTheme="minorEastAsia" w:hAnsiTheme="minorBidi" w:cstheme="minorBidi"/>
              <w:noProof/>
              <w:rtl/>
              <w:lang w:bidi="he-IL"/>
            </w:rPr>
          </w:pPr>
          <w:hyperlink w:anchor="_Toc117154815" w:history="1">
            <w:r w:rsidRPr="000F23AF">
              <w:rPr>
                <w:rStyle w:val="Hyperlink"/>
                <w:rFonts w:asciiTheme="minorBidi" w:hAnsiTheme="minorBidi" w:cstheme="minorBidi"/>
                <w:noProof/>
                <w:color w:val="auto"/>
              </w:rPr>
              <w:t>5.1</w:t>
            </w:r>
            <w:r w:rsidRPr="000F23AF">
              <w:rPr>
                <w:rFonts w:asciiTheme="minorBidi" w:eastAsiaTheme="minorEastAsia" w:hAnsiTheme="minorBidi" w:cstheme="minorBidi"/>
                <w:noProof/>
                <w:rtl/>
                <w:lang w:bidi="he-IL"/>
              </w:rPr>
              <w:tab/>
            </w:r>
            <w:r w:rsidRPr="000F23AF">
              <w:rPr>
                <w:rStyle w:val="Hyperlink"/>
                <w:rFonts w:asciiTheme="minorBidi" w:hAnsiTheme="minorBidi" w:cstheme="minorBidi"/>
                <w:noProof/>
                <w:color w:val="auto"/>
                <w:rtl/>
                <w:lang w:bidi="he-IL"/>
              </w:rPr>
              <w:t>השוואות בין תוצאות הסימולציה לעבודה בזמן אמת</w:t>
            </w:r>
            <w:r w:rsidRPr="000F23AF">
              <w:rPr>
                <w:rFonts w:asciiTheme="minorBidi" w:hAnsiTheme="minorBidi" w:cstheme="minorBidi"/>
                <w:noProof/>
                <w:webHidden/>
                <w:rtl/>
              </w:rPr>
              <w:tab/>
            </w:r>
            <w:r w:rsidRPr="000F23AF">
              <w:rPr>
                <w:rStyle w:val="Hyperlink"/>
                <w:rFonts w:asciiTheme="minorBidi" w:hAnsiTheme="minorBidi" w:cstheme="minorBidi"/>
                <w:noProof/>
                <w:color w:val="auto"/>
                <w:rtl/>
              </w:rPr>
              <w:fldChar w:fldCharType="begin"/>
            </w:r>
            <w:r w:rsidRPr="000F23AF">
              <w:rPr>
                <w:rFonts w:asciiTheme="minorBidi" w:hAnsiTheme="minorBidi" w:cstheme="minorBidi"/>
                <w:noProof/>
                <w:webHidden/>
                <w:rtl/>
              </w:rPr>
              <w:instrText xml:space="preserve"> </w:instrText>
            </w:r>
            <w:r w:rsidRPr="000F23AF">
              <w:rPr>
                <w:rFonts w:asciiTheme="minorBidi" w:hAnsiTheme="minorBidi" w:cstheme="minorBidi"/>
                <w:noProof/>
                <w:webHidden/>
              </w:rPr>
              <w:instrText>PAGEREF</w:instrText>
            </w:r>
            <w:r w:rsidRPr="000F23AF">
              <w:rPr>
                <w:rFonts w:asciiTheme="minorBidi" w:hAnsiTheme="minorBidi" w:cstheme="minorBidi"/>
                <w:noProof/>
                <w:webHidden/>
                <w:rtl/>
              </w:rPr>
              <w:instrText xml:space="preserve"> _</w:instrText>
            </w:r>
            <w:r w:rsidRPr="000F23AF">
              <w:rPr>
                <w:rFonts w:asciiTheme="minorBidi" w:hAnsiTheme="minorBidi" w:cstheme="minorBidi"/>
                <w:noProof/>
                <w:webHidden/>
              </w:rPr>
              <w:instrText>Toc117154815 \h</w:instrText>
            </w:r>
            <w:r w:rsidRPr="000F23AF">
              <w:rPr>
                <w:rFonts w:asciiTheme="minorBidi" w:hAnsiTheme="minorBidi" w:cstheme="minorBidi"/>
                <w:noProof/>
                <w:webHidden/>
                <w:rtl/>
              </w:rPr>
              <w:instrText xml:space="preserve"> </w:instrText>
            </w:r>
            <w:r w:rsidRPr="000F23AF">
              <w:rPr>
                <w:rStyle w:val="Hyperlink"/>
                <w:rFonts w:asciiTheme="minorBidi" w:hAnsiTheme="minorBidi" w:cstheme="minorBidi"/>
                <w:noProof/>
                <w:color w:val="auto"/>
                <w:rtl/>
              </w:rPr>
            </w:r>
            <w:r w:rsidRPr="000F23AF">
              <w:rPr>
                <w:rStyle w:val="Hyperlink"/>
                <w:rFonts w:asciiTheme="minorBidi" w:hAnsiTheme="minorBidi" w:cstheme="minorBidi"/>
                <w:noProof/>
                <w:color w:val="auto"/>
                <w:rtl/>
              </w:rPr>
              <w:fldChar w:fldCharType="separate"/>
            </w:r>
            <w:r w:rsidRPr="000F23AF">
              <w:rPr>
                <w:rFonts w:asciiTheme="minorBidi" w:hAnsiTheme="minorBidi" w:cstheme="minorBidi"/>
                <w:noProof/>
                <w:webHidden/>
                <w:rtl/>
              </w:rPr>
              <w:t>7</w:t>
            </w:r>
            <w:r w:rsidRPr="000F23AF">
              <w:rPr>
                <w:rStyle w:val="Hyperlink"/>
                <w:rFonts w:asciiTheme="minorBidi" w:hAnsiTheme="minorBidi" w:cstheme="minorBidi"/>
                <w:noProof/>
                <w:color w:val="auto"/>
                <w:rtl/>
              </w:rPr>
              <w:fldChar w:fldCharType="end"/>
            </w:r>
          </w:hyperlink>
        </w:p>
        <w:p w14:paraId="2A4761BE" w14:textId="77777777" w:rsidR="00491074" w:rsidRPr="000F23AF" w:rsidRDefault="00491074" w:rsidP="002965E2">
          <w:pPr>
            <w:pStyle w:val="TOC2"/>
            <w:tabs>
              <w:tab w:val="left" w:pos="1100"/>
            </w:tabs>
            <w:rPr>
              <w:rFonts w:asciiTheme="minorBidi" w:eastAsiaTheme="minorEastAsia" w:hAnsiTheme="minorBidi" w:cstheme="minorBidi"/>
              <w:noProof/>
              <w:rtl/>
              <w:lang w:bidi="he-IL"/>
            </w:rPr>
          </w:pPr>
          <w:hyperlink w:anchor="_Toc117154816" w:history="1">
            <w:r w:rsidRPr="000F23AF">
              <w:rPr>
                <w:rStyle w:val="Hyperlink"/>
                <w:rFonts w:asciiTheme="minorBidi" w:hAnsiTheme="minorBidi" w:cstheme="minorBidi"/>
                <w:noProof/>
                <w:color w:val="auto"/>
              </w:rPr>
              <w:t>5.2</w:t>
            </w:r>
            <w:r w:rsidRPr="000F23AF">
              <w:rPr>
                <w:rFonts w:asciiTheme="minorBidi" w:eastAsiaTheme="minorEastAsia" w:hAnsiTheme="minorBidi" w:cstheme="minorBidi"/>
                <w:noProof/>
                <w:rtl/>
                <w:lang w:bidi="he-IL"/>
              </w:rPr>
              <w:tab/>
            </w:r>
            <w:r w:rsidRPr="000F23AF">
              <w:rPr>
                <w:rStyle w:val="Hyperlink"/>
                <w:rFonts w:asciiTheme="minorBidi" w:hAnsiTheme="minorBidi" w:cstheme="minorBidi"/>
                <w:noProof/>
                <w:color w:val="auto"/>
                <w:rtl/>
                <w:lang w:bidi="he-IL"/>
              </w:rPr>
              <w:t>ביצועי המערכת מבחינת זמן אמת</w:t>
            </w:r>
            <w:r w:rsidRPr="000F23AF">
              <w:rPr>
                <w:rFonts w:asciiTheme="minorBidi" w:hAnsiTheme="minorBidi" w:cstheme="minorBidi"/>
                <w:noProof/>
                <w:webHidden/>
                <w:rtl/>
              </w:rPr>
              <w:tab/>
            </w:r>
            <w:r w:rsidRPr="000F23AF">
              <w:rPr>
                <w:rStyle w:val="Hyperlink"/>
                <w:rFonts w:asciiTheme="minorBidi" w:hAnsiTheme="minorBidi" w:cstheme="minorBidi"/>
                <w:noProof/>
                <w:color w:val="auto"/>
                <w:rtl/>
              </w:rPr>
              <w:fldChar w:fldCharType="begin"/>
            </w:r>
            <w:r w:rsidRPr="000F23AF">
              <w:rPr>
                <w:rFonts w:asciiTheme="minorBidi" w:hAnsiTheme="minorBidi" w:cstheme="minorBidi"/>
                <w:noProof/>
                <w:webHidden/>
                <w:rtl/>
              </w:rPr>
              <w:instrText xml:space="preserve"> </w:instrText>
            </w:r>
            <w:r w:rsidRPr="000F23AF">
              <w:rPr>
                <w:rFonts w:asciiTheme="minorBidi" w:hAnsiTheme="minorBidi" w:cstheme="minorBidi"/>
                <w:noProof/>
                <w:webHidden/>
              </w:rPr>
              <w:instrText>PAGEREF</w:instrText>
            </w:r>
            <w:r w:rsidRPr="000F23AF">
              <w:rPr>
                <w:rFonts w:asciiTheme="minorBidi" w:hAnsiTheme="minorBidi" w:cstheme="minorBidi"/>
                <w:noProof/>
                <w:webHidden/>
                <w:rtl/>
              </w:rPr>
              <w:instrText xml:space="preserve"> _</w:instrText>
            </w:r>
            <w:r w:rsidRPr="000F23AF">
              <w:rPr>
                <w:rFonts w:asciiTheme="minorBidi" w:hAnsiTheme="minorBidi" w:cstheme="minorBidi"/>
                <w:noProof/>
                <w:webHidden/>
              </w:rPr>
              <w:instrText>Toc117154816 \h</w:instrText>
            </w:r>
            <w:r w:rsidRPr="000F23AF">
              <w:rPr>
                <w:rFonts w:asciiTheme="minorBidi" w:hAnsiTheme="minorBidi" w:cstheme="minorBidi"/>
                <w:noProof/>
                <w:webHidden/>
                <w:rtl/>
              </w:rPr>
              <w:instrText xml:space="preserve"> </w:instrText>
            </w:r>
            <w:r w:rsidRPr="000F23AF">
              <w:rPr>
                <w:rStyle w:val="Hyperlink"/>
                <w:rFonts w:asciiTheme="minorBidi" w:hAnsiTheme="minorBidi" w:cstheme="minorBidi"/>
                <w:noProof/>
                <w:color w:val="auto"/>
                <w:rtl/>
              </w:rPr>
            </w:r>
            <w:r w:rsidRPr="000F23AF">
              <w:rPr>
                <w:rStyle w:val="Hyperlink"/>
                <w:rFonts w:asciiTheme="minorBidi" w:hAnsiTheme="minorBidi" w:cstheme="minorBidi"/>
                <w:noProof/>
                <w:color w:val="auto"/>
                <w:rtl/>
              </w:rPr>
              <w:fldChar w:fldCharType="separate"/>
            </w:r>
            <w:r w:rsidRPr="000F23AF">
              <w:rPr>
                <w:rFonts w:asciiTheme="minorBidi" w:hAnsiTheme="minorBidi" w:cstheme="minorBidi"/>
                <w:noProof/>
                <w:webHidden/>
                <w:rtl/>
              </w:rPr>
              <w:t>7</w:t>
            </w:r>
            <w:r w:rsidRPr="000F23AF">
              <w:rPr>
                <w:rStyle w:val="Hyperlink"/>
                <w:rFonts w:asciiTheme="minorBidi" w:hAnsiTheme="minorBidi" w:cstheme="minorBidi"/>
                <w:noProof/>
                <w:color w:val="auto"/>
                <w:rtl/>
              </w:rPr>
              <w:fldChar w:fldCharType="end"/>
            </w:r>
          </w:hyperlink>
        </w:p>
        <w:p w14:paraId="0F7D85E6" w14:textId="77777777" w:rsidR="00491074" w:rsidRPr="000F23AF" w:rsidRDefault="00491074" w:rsidP="002965E2">
          <w:pPr>
            <w:pStyle w:val="TOC1"/>
            <w:tabs>
              <w:tab w:val="left" w:pos="880"/>
            </w:tabs>
            <w:jc w:val="both"/>
            <w:rPr>
              <w:rFonts w:asciiTheme="minorBidi" w:eastAsiaTheme="minorEastAsia" w:hAnsiTheme="minorBidi" w:cstheme="minorBidi"/>
              <w:noProof/>
              <w:rtl/>
              <w:lang w:bidi="he-IL"/>
            </w:rPr>
          </w:pPr>
          <w:hyperlink w:anchor="_Toc117154817" w:history="1">
            <w:r w:rsidRPr="000F23AF">
              <w:rPr>
                <w:rStyle w:val="Hyperlink"/>
                <w:rFonts w:asciiTheme="minorBidi" w:hAnsiTheme="minorBidi" w:cstheme="minorBidi"/>
                <w:noProof/>
                <w:color w:val="auto"/>
                <w:rtl/>
              </w:rPr>
              <w:t>6</w:t>
            </w:r>
            <w:r w:rsidRPr="000F23AF">
              <w:rPr>
                <w:rFonts w:asciiTheme="minorBidi" w:eastAsiaTheme="minorEastAsia" w:hAnsiTheme="minorBidi" w:cstheme="minorBidi"/>
                <w:noProof/>
                <w:rtl/>
                <w:lang w:bidi="he-IL"/>
              </w:rPr>
              <w:tab/>
            </w:r>
            <w:r w:rsidRPr="000F23AF">
              <w:rPr>
                <w:rStyle w:val="Hyperlink"/>
                <w:rFonts w:asciiTheme="minorBidi" w:hAnsiTheme="minorBidi" w:cstheme="minorBidi"/>
                <w:noProof/>
                <w:color w:val="auto"/>
                <w:rtl/>
                <w:lang w:bidi="he-IL"/>
              </w:rPr>
              <w:t>סיכום</w:t>
            </w:r>
            <w:r w:rsidRPr="000F23AF">
              <w:rPr>
                <w:rStyle w:val="Hyperlink"/>
                <w:rFonts w:asciiTheme="minorBidi" w:hAnsiTheme="minorBidi" w:cstheme="minorBidi"/>
                <w:noProof/>
                <w:color w:val="auto"/>
                <w:rtl/>
              </w:rPr>
              <w:t xml:space="preserve">, </w:t>
            </w:r>
            <w:r w:rsidRPr="000F23AF">
              <w:rPr>
                <w:rStyle w:val="Hyperlink"/>
                <w:rFonts w:asciiTheme="minorBidi" w:hAnsiTheme="minorBidi" w:cstheme="minorBidi"/>
                <w:noProof/>
                <w:color w:val="auto"/>
                <w:rtl/>
                <w:lang w:bidi="he-IL"/>
              </w:rPr>
              <w:t>מסקנות והצעות להמשך</w:t>
            </w:r>
            <w:r w:rsidRPr="000F23AF">
              <w:rPr>
                <w:rFonts w:asciiTheme="minorBidi" w:hAnsiTheme="minorBidi" w:cstheme="minorBidi"/>
                <w:noProof/>
                <w:webHidden/>
                <w:rtl/>
              </w:rPr>
              <w:tab/>
            </w:r>
            <w:r w:rsidRPr="000F23AF">
              <w:rPr>
                <w:rStyle w:val="Hyperlink"/>
                <w:rFonts w:asciiTheme="minorBidi" w:hAnsiTheme="minorBidi" w:cstheme="minorBidi"/>
                <w:noProof/>
                <w:color w:val="auto"/>
                <w:rtl/>
              </w:rPr>
              <w:fldChar w:fldCharType="begin"/>
            </w:r>
            <w:r w:rsidRPr="000F23AF">
              <w:rPr>
                <w:rFonts w:asciiTheme="minorBidi" w:hAnsiTheme="minorBidi" w:cstheme="minorBidi"/>
                <w:noProof/>
                <w:webHidden/>
                <w:rtl/>
              </w:rPr>
              <w:instrText xml:space="preserve"> </w:instrText>
            </w:r>
            <w:r w:rsidRPr="000F23AF">
              <w:rPr>
                <w:rFonts w:asciiTheme="minorBidi" w:hAnsiTheme="minorBidi" w:cstheme="minorBidi"/>
                <w:noProof/>
                <w:webHidden/>
              </w:rPr>
              <w:instrText>PAGEREF</w:instrText>
            </w:r>
            <w:r w:rsidRPr="000F23AF">
              <w:rPr>
                <w:rFonts w:asciiTheme="minorBidi" w:hAnsiTheme="minorBidi" w:cstheme="minorBidi"/>
                <w:noProof/>
                <w:webHidden/>
                <w:rtl/>
              </w:rPr>
              <w:instrText xml:space="preserve"> _</w:instrText>
            </w:r>
            <w:r w:rsidRPr="000F23AF">
              <w:rPr>
                <w:rFonts w:asciiTheme="minorBidi" w:hAnsiTheme="minorBidi" w:cstheme="minorBidi"/>
                <w:noProof/>
                <w:webHidden/>
              </w:rPr>
              <w:instrText>Toc117154817 \h</w:instrText>
            </w:r>
            <w:r w:rsidRPr="000F23AF">
              <w:rPr>
                <w:rFonts w:asciiTheme="minorBidi" w:hAnsiTheme="minorBidi" w:cstheme="minorBidi"/>
                <w:noProof/>
                <w:webHidden/>
                <w:rtl/>
              </w:rPr>
              <w:instrText xml:space="preserve"> </w:instrText>
            </w:r>
            <w:r w:rsidRPr="000F23AF">
              <w:rPr>
                <w:rStyle w:val="Hyperlink"/>
                <w:rFonts w:asciiTheme="minorBidi" w:hAnsiTheme="minorBidi" w:cstheme="minorBidi"/>
                <w:noProof/>
                <w:color w:val="auto"/>
                <w:rtl/>
              </w:rPr>
            </w:r>
            <w:r w:rsidRPr="000F23AF">
              <w:rPr>
                <w:rStyle w:val="Hyperlink"/>
                <w:rFonts w:asciiTheme="minorBidi" w:hAnsiTheme="minorBidi" w:cstheme="minorBidi"/>
                <w:noProof/>
                <w:color w:val="auto"/>
                <w:rtl/>
              </w:rPr>
              <w:fldChar w:fldCharType="separate"/>
            </w:r>
            <w:r w:rsidRPr="000F23AF">
              <w:rPr>
                <w:rFonts w:asciiTheme="minorBidi" w:hAnsiTheme="minorBidi" w:cstheme="minorBidi"/>
                <w:noProof/>
                <w:webHidden/>
                <w:rtl/>
              </w:rPr>
              <w:t>7</w:t>
            </w:r>
            <w:r w:rsidRPr="000F23AF">
              <w:rPr>
                <w:rStyle w:val="Hyperlink"/>
                <w:rFonts w:asciiTheme="minorBidi" w:hAnsiTheme="minorBidi" w:cstheme="minorBidi"/>
                <w:noProof/>
                <w:color w:val="auto"/>
                <w:rtl/>
              </w:rPr>
              <w:fldChar w:fldCharType="end"/>
            </w:r>
          </w:hyperlink>
        </w:p>
        <w:p w14:paraId="5D869428" w14:textId="77777777" w:rsidR="00491074" w:rsidRPr="000F23AF" w:rsidRDefault="00491074" w:rsidP="002965E2">
          <w:pPr>
            <w:pStyle w:val="TOC1"/>
            <w:tabs>
              <w:tab w:val="left" w:pos="880"/>
            </w:tabs>
            <w:jc w:val="both"/>
            <w:rPr>
              <w:rFonts w:asciiTheme="minorBidi" w:eastAsiaTheme="minorEastAsia" w:hAnsiTheme="minorBidi" w:cstheme="minorBidi"/>
              <w:noProof/>
              <w:rtl/>
              <w:lang w:bidi="he-IL"/>
            </w:rPr>
          </w:pPr>
          <w:hyperlink w:anchor="_Toc117154818" w:history="1">
            <w:r w:rsidRPr="000F23AF">
              <w:rPr>
                <w:rStyle w:val="Hyperlink"/>
                <w:rFonts w:asciiTheme="minorBidi" w:hAnsiTheme="minorBidi" w:cstheme="minorBidi"/>
                <w:noProof/>
                <w:color w:val="auto"/>
                <w:rtl/>
              </w:rPr>
              <w:t>7</w:t>
            </w:r>
            <w:r w:rsidRPr="000F23AF">
              <w:rPr>
                <w:rFonts w:asciiTheme="minorBidi" w:eastAsiaTheme="minorEastAsia" w:hAnsiTheme="minorBidi" w:cstheme="minorBidi"/>
                <w:noProof/>
                <w:rtl/>
                <w:lang w:bidi="he-IL"/>
              </w:rPr>
              <w:tab/>
            </w:r>
            <w:r w:rsidRPr="000F23AF">
              <w:rPr>
                <w:rStyle w:val="Hyperlink"/>
                <w:rFonts w:asciiTheme="minorBidi" w:hAnsiTheme="minorBidi" w:cstheme="minorBidi"/>
                <w:noProof/>
                <w:color w:val="auto"/>
                <w:rtl/>
                <w:lang w:bidi="he-IL"/>
              </w:rPr>
              <w:t>תיעוד הפרויקט</w:t>
            </w:r>
            <w:r w:rsidRPr="000F23AF">
              <w:rPr>
                <w:rFonts w:asciiTheme="minorBidi" w:hAnsiTheme="minorBidi" w:cstheme="minorBidi"/>
                <w:noProof/>
                <w:webHidden/>
                <w:rtl/>
              </w:rPr>
              <w:tab/>
            </w:r>
            <w:r w:rsidRPr="000F23AF">
              <w:rPr>
                <w:rStyle w:val="Hyperlink"/>
                <w:rFonts w:asciiTheme="minorBidi" w:hAnsiTheme="minorBidi" w:cstheme="minorBidi"/>
                <w:noProof/>
                <w:color w:val="auto"/>
                <w:rtl/>
              </w:rPr>
              <w:fldChar w:fldCharType="begin"/>
            </w:r>
            <w:r w:rsidRPr="000F23AF">
              <w:rPr>
                <w:rFonts w:asciiTheme="minorBidi" w:hAnsiTheme="minorBidi" w:cstheme="minorBidi"/>
                <w:noProof/>
                <w:webHidden/>
                <w:rtl/>
              </w:rPr>
              <w:instrText xml:space="preserve"> </w:instrText>
            </w:r>
            <w:r w:rsidRPr="000F23AF">
              <w:rPr>
                <w:rFonts w:asciiTheme="minorBidi" w:hAnsiTheme="minorBidi" w:cstheme="minorBidi"/>
                <w:noProof/>
                <w:webHidden/>
              </w:rPr>
              <w:instrText>PAGEREF</w:instrText>
            </w:r>
            <w:r w:rsidRPr="000F23AF">
              <w:rPr>
                <w:rFonts w:asciiTheme="minorBidi" w:hAnsiTheme="minorBidi" w:cstheme="minorBidi"/>
                <w:noProof/>
                <w:webHidden/>
                <w:rtl/>
              </w:rPr>
              <w:instrText xml:space="preserve"> _</w:instrText>
            </w:r>
            <w:r w:rsidRPr="000F23AF">
              <w:rPr>
                <w:rFonts w:asciiTheme="minorBidi" w:hAnsiTheme="minorBidi" w:cstheme="minorBidi"/>
                <w:noProof/>
                <w:webHidden/>
              </w:rPr>
              <w:instrText>Toc117154818 \h</w:instrText>
            </w:r>
            <w:r w:rsidRPr="000F23AF">
              <w:rPr>
                <w:rFonts w:asciiTheme="minorBidi" w:hAnsiTheme="minorBidi" w:cstheme="minorBidi"/>
                <w:noProof/>
                <w:webHidden/>
                <w:rtl/>
              </w:rPr>
              <w:instrText xml:space="preserve"> </w:instrText>
            </w:r>
            <w:r w:rsidRPr="000F23AF">
              <w:rPr>
                <w:rStyle w:val="Hyperlink"/>
                <w:rFonts w:asciiTheme="minorBidi" w:hAnsiTheme="minorBidi" w:cstheme="minorBidi"/>
                <w:noProof/>
                <w:color w:val="auto"/>
                <w:rtl/>
              </w:rPr>
            </w:r>
            <w:r w:rsidRPr="000F23AF">
              <w:rPr>
                <w:rStyle w:val="Hyperlink"/>
                <w:rFonts w:asciiTheme="minorBidi" w:hAnsiTheme="minorBidi" w:cstheme="minorBidi"/>
                <w:noProof/>
                <w:color w:val="auto"/>
                <w:rtl/>
              </w:rPr>
              <w:fldChar w:fldCharType="separate"/>
            </w:r>
            <w:r w:rsidRPr="000F23AF">
              <w:rPr>
                <w:rFonts w:asciiTheme="minorBidi" w:hAnsiTheme="minorBidi" w:cstheme="minorBidi"/>
                <w:noProof/>
                <w:webHidden/>
                <w:rtl/>
              </w:rPr>
              <w:t>8</w:t>
            </w:r>
            <w:r w:rsidRPr="000F23AF">
              <w:rPr>
                <w:rStyle w:val="Hyperlink"/>
                <w:rFonts w:asciiTheme="minorBidi" w:hAnsiTheme="minorBidi" w:cstheme="minorBidi"/>
                <w:noProof/>
                <w:color w:val="auto"/>
                <w:rtl/>
              </w:rPr>
              <w:fldChar w:fldCharType="end"/>
            </w:r>
          </w:hyperlink>
        </w:p>
        <w:p w14:paraId="0EEEA6F0" w14:textId="77777777" w:rsidR="00491074" w:rsidRPr="000F23AF" w:rsidRDefault="00491074" w:rsidP="002965E2">
          <w:pPr>
            <w:spacing w:line="276" w:lineRule="auto"/>
            <w:jc w:val="both"/>
            <w:rPr>
              <w:rFonts w:asciiTheme="minorBidi" w:hAnsiTheme="minorBidi" w:cstheme="minorBidi"/>
              <w:noProof/>
            </w:rPr>
          </w:pPr>
          <w:r w:rsidRPr="000F23AF">
            <w:rPr>
              <w:rFonts w:asciiTheme="minorBidi" w:hAnsiTheme="minorBidi" w:cstheme="minorBidi"/>
              <w:sz w:val="22"/>
              <w:szCs w:val="22"/>
              <w:lang w:bidi="ar-SA"/>
            </w:rPr>
            <w:fldChar w:fldCharType="end"/>
          </w:r>
        </w:p>
      </w:sdtContent>
    </w:sdt>
    <w:p w14:paraId="1AAD5C7C" w14:textId="77777777" w:rsidR="00F34F51" w:rsidRPr="000F23AF" w:rsidRDefault="00F34F51" w:rsidP="002965E2">
      <w:pPr>
        <w:bidi/>
        <w:spacing w:line="276" w:lineRule="auto"/>
        <w:jc w:val="both"/>
        <w:rPr>
          <w:rFonts w:asciiTheme="minorBidi" w:hAnsiTheme="minorBidi" w:cstheme="minorBidi"/>
          <w:b/>
          <w:bCs/>
          <w:sz w:val="28"/>
          <w:szCs w:val="28"/>
          <w:rtl/>
        </w:rPr>
      </w:pPr>
    </w:p>
    <w:p w14:paraId="3067A5A0" w14:textId="77777777" w:rsidR="00F34F51" w:rsidRPr="000F23AF" w:rsidRDefault="00F34F51" w:rsidP="002965E2">
      <w:pPr>
        <w:bidi/>
        <w:spacing w:line="276" w:lineRule="auto"/>
        <w:jc w:val="both"/>
        <w:rPr>
          <w:rFonts w:asciiTheme="minorBidi" w:hAnsiTheme="minorBidi" w:cstheme="minorBidi"/>
          <w:b/>
          <w:bCs/>
          <w:sz w:val="28"/>
          <w:szCs w:val="28"/>
          <w:rtl/>
        </w:rPr>
      </w:pPr>
    </w:p>
    <w:p w14:paraId="0D196BCE" w14:textId="77777777" w:rsidR="00F34F51" w:rsidRPr="000F23AF" w:rsidRDefault="00F34F51" w:rsidP="002965E2">
      <w:pPr>
        <w:bidi/>
        <w:spacing w:line="276" w:lineRule="auto"/>
        <w:jc w:val="both"/>
        <w:rPr>
          <w:rFonts w:asciiTheme="minorBidi" w:hAnsiTheme="minorBidi" w:cstheme="minorBidi"/>
          <w:b/>
          <w:bCs/>
          <w:sz w:val="28"/>
          <w:szCs w:val="28"/>
          <w:rtl/>
        </w:rPr>
      </w:pPr>
    </w:p>
    <w:p w14:paraId="56C8B67D" w14:textId="77777777" w:rsidR="00F34F51" w:rsidRPr="000F23AF" w:rsidRDefault="00F34F51" w:rsidP="002965E2">
      <w:pPr>
        <w:bidi/>
        <w:spacing w:line="276" w:lineRule="auto"/>
        <w:jc w:val="both"/>
        <w:rPr>
          <w:rFonts w:asciiTheme="minorBidi" w:hAnsiTheme="minorBidi" w:cstheme="minorBidi"/>
          <w:b/>
          <w:bCs/>
          <w:sz w:val="28"/>
          <w:szCs w:val="28"/>
          <w:rtl/>
        </w:rPr>
      </w:pPr>
    </w:p>
    <w:p w14:paraId="41ED2C8F" w14:textId="77777777" w:rsidR="00F34F51" w:rsidRPr="000F23AF" w:rsidRDefault="00F34F51" w:rsidP="002965E2">
      <w:pPr>
        <w:bidi/>
        <w:spacing w:line="276" w:lineRule="auto"/>
        <w:jc w:val="both"/>
        <w:rPr>
          <w:rFonts w:asciiTheme="minorBidi" w:hAnsiTheme="minorBidi" w:cstheme="minorBidi"/>
          <w:b/>
          <w:bCs/>
          <w:sz w:val="28"/>
          <w:szCs w:val="28"/>
          <w:rtl/>
        </w:rPr>
      </w:pPr>
    </w:p>
    <w:p w14:paraId="3EFBE11F" w14:textId="77777777" w:rsidR="00F34F51" w:rsidRPr="000F23AF" w:rsidRDefault="00F34F51" w:rsidP="002965E2">
      <w:pPr>
        <w:bidi/>
        <w:spacing w:line="276" w:lineRule="auto"/>
        <w:jc w:val="both"/>
        <w:rPr>
          <w:rFonts w:asciiTheme="minorBidi" w:hAnsiTheme="minorBidi" w:cstheme="minorBidi"/>
          <w:b/>
          <w:bCs/>
          <w:sz w:val="28"/>
          <w:szCs w:val="28"/>
          <w:rtl/>
        </w:rPr>
      </w:pPr>
    </w:p>
    <w:p w14:paraId="5290B2D2" w14:textId="77777777" w:rsidR="00F34F51" w:rsidRPr="000F23AF" w:rsidRDefault="00F34F51" w:rsidP="002965E2">
      <w:pPr>
        <w:bidi/>
        <w:spacing w:line="276" w:lineRule="auto"/>
        <w:jc w:val="both"/>
        <w:rPr>
          <w:rFonts w:asciiTheme="minorBidi" w:hAnsiTheme="minorBidi" w:cstheme="minorBidi"/>
          <w:b/>
          <w:bCs/>
          <w:sz w:val="28"/>
          <w:szCs w:val="28"/>
          <w:rtl/>
        </w:rPr>
      </w:pPr>
    </w:p>
    <w:p w14:paraId="05F831A9" w14:textId="77777777" w:rsidR="00F34F51" w:rsidRPr="000F23AF" w:rsidRDefault="00F34F51" w:rsidP="002965E2">
      <w:pPr>
        <w:bidi/>
        <w:spacing w:line="276" w:lineRule="auto"/>
        <w:jc w:val="both"/>
        <w:rPr>
          <w:rFonts w:asciiTheme="minorBidi" w:hAnsiTheme="minorBidi" w:cstheme="minorBidi"/>
          <w:b/>
          <w:bCs/>
          <w:sz w:val="28"/>
          <w:szCs w:val="28"/>
          <w:rtl/>
        </w:rPr>
      </w:pPr>
    </w:p>
    <w:p w14:paraId="184F9F4A" w14:textId="77777777" w:rsidR="00F34F51" w:rsidRPr="000F23AF" w:rsidRDefault="00F34F51" w:rsidP="002965E2">
      <w:pPr>
        <w:bidi/>
        <w:spacing w:line="276" w:lineRule="auto"/>
        <w:jc w:val="both"/>
        <w:rPr>
          <w:rFonts w:asciiTheme="minorBidi" w:hAnsiTheme="minorBidi" w:cstheme="minorBidi"/>
          <w:b/>
          <w:bCs/>
          <w:sz w:val="28"/>
          <w:szCs w:val="28"/>
          <w:rtl/>
        </w:rPr>
      </w:pPr>
    </w:p>
    <w:p w14:paraId="7C903DD9" w14:textId="77777777" w:rsidR="00F34F51" w:rsidRPr="000F23AF" w:rsidRDefault="00F34F51" w:rsidP="002965E2">
      <w:pPr>
        <w:bidi/>
        <w:spacing w:line="276" w:lineRule="auto"/>
        <w:jc w:val="both"/>
        <w:rPr>
          <w:rFonts w:asciiTheme="minorBidi" w:hAnsiTheme="minorBidi" w:cstheme="minorBidi"/>
          <w:b/>
          <w:bCs/>
          <w:sz w:val="28"/>
          <w:szCs w:val="28"/>
          <w:rtl/>
        </w:rPr>
      </w:pPr>
    </w:p>
    <w:p w14:paraId="06CFC15A" w14:textId="77777777" w:rsidR="00F34F51" w:rsidRPr="000F23AF" w:rsidRDefault="00F34F51" w:rsidP="002965E2">
      <w:pPr>
        <w:bidi/>
        <w:spacing w:line="276" w:lineRule="auto"/>
        <w:jc w:val="both"/>
        <w:rPr>
          <w:rFonts w:asciiTheme="minorBidi" w:hAnsiTheme="minorBidi" w:cstheme="minorBidi"/>
          <w:b/>
          <w:bCs/>
          <w:sz w:val="28"/>
          <w:szCs w:val="28"/>
          <w:rtl/>
        </w:rPr>
      </w:pPr>
    </w:p>
    <w:p w14:paraId="1077C0FA" w14:textId="77777777" w:rsidR="00F34F51" w:rsidRPr="000F23AF" w:rsidRDefault="00F34F51" w:rsidP="002965E2">
      <w:pPr>
        <w:bidi/>
        <w:spacing w:line="276" w:lineRule="auto"/>
        <w:jc w:val="both"/>
        <w:rPr>
          <w:rFonts w:asciiTheme="minorBidi" w:hAnsiTheme="minorBidi" w:cstheme="minorBidi"/>
          <w:b/>
          <w:bCs/>
          <w:sz w:val="28"/>
          <w:szCs w:val="28"/>
          <w:rtl/>
        </w:rPr>
      </w:pPr>
    </w:p>
    <w:p w14:paraId="067A6CBB" w14:textId="77777777" w:rsidR="00F34F51" w:rsidRPr="000F23AF" w:rsidRDefault="00F34F51" w:rsidP="002965E2">
      <w:pPr>
        <w:bidi/>
        <w:spacing w:line="276" w:lineRule="auto"/>
        <w:jc w:val="both"/>
        <w:rPr>
          <w:rFonts w:asciiTheme="minorBidi" w:hAnsiTheme="minorBidi" w:cstheme="minorBidi"/>
          <w:b/>
          <w:bCs/>
          <w:sz w:val="28"/>
          <w:szCs w:val="28"/>
          <w:rtl/>
        </w:rPr>
      </w:pPr>
    </w:p>
    <w:p w14:paraId="782D83A7" w14:textId="77777777" w:rsidR="007119E8" w:rsidRPr="000F23AF" w:rsidRDefault="007119E8" w:rsidP="007119E8">
      <w:pPr>
        <w:bidi/>
        <w:spacing w:line="276" w:lineRule="auto"/>
        <w:jc w:val="both"/>
        <w:rPr>
          <w:rFonts w:asciiTheme="minorBidi" w:hAnsiTheme="minorBidi" w:cstheme="minorBidi"/>
          <w:b/>
          <w:bCs/>
          <w:sz w:val="28"/>
          <w:szCs w:val="28"/>
          <w:rtl/>
        </w:rPr>
      </w:pPr>
    </w:p>
    <w:p w14:paraId="50DF13F7" w14:textId="77777777" w:rsidR="007119E8" w:rsidRPr="000F23AF" w:rsidRDefault="007119E8" w:rsidP="007119E8">
      <w:pPr>
        <w:bidi/>
        <w:spacing w:line="276" w:lineRule="auto"/>
        <w:jc w:val="both"/>
        <w:rPr>
          <w:rFonts w:asciiTheme="minorBidi" w:hAnsiTheme="minorBidi" w:cstheme="minorBidi"/>
          <w:b/>
          <w:bCs/>
          <w:sz w:val="28"/>
          <w:szCs w:val="28"/>
          <w:rtl/>
        </w:rPr>
      </w:pPr>
    </w:p>
    <w:p w14:paraId="41CA74BC" w14:textId="77777777" w:rsidR="007119E8" w:rsidRDefault="007119E8" w:rsidP="007119E8">
      <w:pPr>
        <w:bidi/>
        <w:spacing w:line="276" w:lineRule="auto"/>
        <w:jc w:val="both"/>
        <w:rPr>
          <w:rFonts w:asciiTheme="minorBidi" w:hAnsiTheme="minorBidi" w:cstheme="minorBidi"/>
          <w:b/>
          <w:bCs/>
          <w:sz w:val="28"/>
          <w:szCs w:val="28"/>
          <w:rtl/>
        </w:rPr>
      </w:pPr>
    </w:p>
    <w:p w14:paraId="60BEDF66" w14:textId="77777777" w:rsidR="00787FFD" w:rsidRPr="000F23AF" w:rsidRDefault="00787FFD" w:rsidP="00787FFD">
      <w:pPr>
        <w:bidi/>
        <w:spacing w:line="276" w:lineRule="auto"/>
        <w:jc w:val="both"/>
        <w:rPr>
          <w:rFonts w:asciiTheme="minorBidi" w:hAnsiTheme="minorBidi" w:cstheme="minorBidi"/>
          <w:b/>
          <w:bCs/>
          <w:sz w:val="28"/>
          <w:szCs w:val="28"/>
          <w:rtl/>
        </w:rPr>
      </w:pPr>
    </w:p>
    <w:p w14:paraId="3BC9AEA3" w14:textId="77777777" w:rsidR="007119E8" w:rsidRPr="000F23AF" w:rsidRDefault="007119E8" w:rsidP="007119E8">
      <w:pPr>
        <w:bidi/>
        <w:spacing w:line="276" w:lineRule="auto"/>
        <w:jc w:val="both"/>
        <w:rPr>
          <w:rFonts w:asciiTheme="minorBidi" w:hAnsiTheme="minorBidi" w:cstheme="minorBidi"/>
          <w:b/>
          <w:bCs/>
          <w:sz w:val="28"/>
          <w:szCs w:val="28"/>
          <w:rtl/>
        </w:rPr>
      </w:pPr>
    </w:p>
    <w:p w14:paraId="28387C2A" w14:textId="77777777" w:rsidR="007119E8" w:rsidRPr="000F23AF" w:rsidRDefault="007119E8" w:rsidP="007119E8">
      <w:pPr>
        <w:bidi/>
        <w:spacing w:line="276" w:lineRule="auto"/>
        <w:jc w:val="both"/>
        <w:rPr>
          <w:rFonts w:asciiTheme="minorBidi" w:hAnsiTheme="minorBidi" w:cstheme="minorBidi"/>
          <w:b/>
          <w:bCs/>
          <w:sz w:val="28"/>
          <w:szCs w:val="28"/>
          <w:rtl/>
        </w:rPr>
      </w:pPr>
    </w:p>
    <w:p w14:paraId="143D3FB2" w14:textId="77777777" w:rsidR="007119E8" w:rsidRPr="000F23AF" w:rsidRDefault="007119E8" w:rsidP="007119E8">
      <w:pPr>
        <w:bidi/>
        <w:spacing w:line="276" w:lineRule="auto"/>
        <w:jc w:val="both"/>
        <w:rPr>
          <w:rFonts w:asciiTheme="minorBidi" w:hAnsiTheme="minorBidi" w:cstheme="minorBidi"/>
          <w:b/>
          <w:bCs/>
          <w:sz w:val="28"/>
          <w:szCs w:val="28"/>
          <w:rtl/>
        </w:rPr>
      </w:pPr>
    </w:p>
    <w:p w14:paraId="0EA620ED" w14:textId="77777777" w:rsidR="00F34F51" w:rsidRPr="000F23AF" w:rsidRDefault="00F34F51" w:rsidP="002965E2">
      <w:pPr>
        <w:bidi/>
        <w:spacing w:line="276" w:lineRule="auto"/>
        <w:jc w:val="both"/>
        <w:rPr>
          <w:rFonts w:asciiTheme="minorBidi" w:hAnsiTheme="minorBidi" w:cstheme="minorBidi"/>
          <w:b/>
          <w:bCs/>
          <w:sz w:val="28"/>
          <w:szCs w:val="28"/>
          <w:rtl/>
        </w:rPr>
      </w:pPr>
    </w:p>
    <w:p w14:paraId="7155011E" w14:textId="21A9EAEC" w:rsidR="007406AA" w:rsidRPr="000F23AF" w:rsidRDefault="007406AA" w:rsidP="002965E2">
      <w:pPr>
        <w:bidi/>
        <w:spacing w:line="276" w:lineRule="auto"/>
        <w:jc w:val="both"/>
        <w:rPr>
          <w:rFonts w:asciiTheme="minorBidi" w:hAnsiTheme="minorBidi" w:cstheme="minorBidi"/>
          <w:b/>
          <w:bCs/>
          <w:sz w:val="28"/>
          <w:szCs w:val="28"/>
        </w:rPr>
      </w:pPr>
      <w:r w:rsidRPr="000F23AF">
        <w:rPr>
          <w:rFonts w:asciiTheme="minorBidi" w:hAnsiTheme="minorBidi" w:cstheme="minorBidi"/>
          <w:b/>
          <w:bCs/>
          <w:sz w:val="28"/>
          <w:szCs w:val="28"/>
          <w:rtl/>
        </w:rPr>
        <w:lastRenderedPageBreak/>
        <w:t>רשימת איורים</w:t>
      </w:r>
    </w:p>
    <w:p w14:paraId="6518D20F" w14:textId="673DC876" w:rsidR="007406AA" w:rsidRPr="000F23AF" w:rsidRDefault="007406AA" w:rsidP="002965E2">
      <w:pPr>
        <w:pStyle w:val="ae"/>
        <w:tabs>
          <w:tab w:val="right" w:leader="dot" w:pos="8296"/>
        </w:tabs>
        <w:bidi/>
        <w:spacing w:line="276" w:lineRule="auto"/>
        <w:jc w:val="both"/>
        <w:rPr>
          <w:rFonts w:asciiTheme="minorBidi" w:eastAsiaTheme="minorEastAsia" w:hAnsiTheme="minorBidi" w:cstheme="minorBidi"/>
          <w:noProof/>
          <w:sz w:val="22"/>
          <w:szCs w:val="22"/>
          <w:rtl/>
          <w:lang w:eastAsia="en-US"/>
        </w:rPr>
      </w:pPr>
      <w:r w:rsidRPr="000F23AF">
        <w:rPr>
          <w:rFonts w:asciiTheme="minorBidi" w:hAnsiTheme="minorBidi" w:cstheme="minorBidi"/>
          <w:rtl/>
        </w:rPr>
        <w:fldChar w:fldCharType="begin"/>
      </w:r>
      <w:r w:rsidRPr="000F23AF">
        <w:rPr>
          <w:rFonts w:asciiTheme="minorBidi" w:hAnsiTheme="minorBidi" w:cstheme="minorBidi"/>
          <w:rtl/>
        </w:rPr>
        <w:instrText xml:space="preserve"> </w:instrText>
      </w:r>
      <w:r w:rsidRPr="000F23AF">
        <w:rPr>
          <w:rFonts w:asciiTheme="minorBidi" w:hAnsiTheme="minorBidi" w:cstheme="minorBidi"/>
        </w:rPr>
        <w:instrText>TOC</w:instrText>
      </w:r>
      <w:r w:rsidRPr="000F23AF">
        <w:rPr>
          <w:rFonts w:asciiTheme="minorBidi" w:hAnsiTheme="minorBidi" w:cstheme="minorBidi"/>
          <w:rtl/>
        </w:rPr>
        <w:instrText xml:space="preserve"> \</w:instrText>
      </w:r>
      <w:r w:rsidRPr="000F23AF">
        <w:rPr>
          <w:rFonts w:asciiTheme="minorBidi" w:hAnsiTheme="minorBidi" w:cstheme="minorBidi"/>
        </w:rPr>
        <w:instrText>h \z \c</w:instrText>
      </w:r>
      <w:r w:rsidRPr="000F23AF">
        <w:rPr>
          <w:rFonts w:asciiTheme="minorBidi" w:hAnsiTheme="minorBidi" w:cstheme="minorBidi"/>
          <w:rtl/>
        </w:rPr>
        <w:instrText xml:space="preserve"> "איור" </w:instrText>
      </w:r>
      <w:r w:rsidRPr="000F23AF">
        <w:rPr>
          <w:rFonts w:asciiTheme="minorBidi" w:hAnsiTheme="minorBidi" w:cstheme="minorBidi"/>
          <w:rtl/>
        </w:rPr>
        <w:fldChar w:fldCharType="separate"/>
      </w:r>
      <w:r w:rsidRPr="000F23AF">
        <w:rPr>
          <w:rFonts w:asciiTheme="minorBidi" w:hAnsiTheme="minorBidi" w:cstheme="minorBidi"/>
        </w:rPr>
        <w:fldChar w:fldCharType="begin"/>
      </w:r>
      <w:r w:rsidRPr="000F23AF">
        <w:rPr>
          <w:rFonts w:asciiTheme="minorBidi" w:hAnsiTheme="minorBidi" w:cstheme="minorBidi"/>
        </w:rPr>
        <w:instrText xml:space="preserve"> HYPERLINK \l "_Toc34812748" </w:instrText>
      </w:r>
      <w:r w:rsidRPr="000F23AF">
        <w:rPr>
          <w:rFonts w:asciiTheme="minorBidi" w:hAnsiTheme="minorBidi" w:cstheme="minorBidi"/>
        </w:rPr>
      </w:r>
      <w:r w:rsidRPr="000F23AF">
        <w:rPr>
          <w:rFonts w:asciiTheme="minorBidi" w:hAnsiTheme="minorBidi" w:cstheme="minorBidi"/>
        </w:rPr>
        <w:fldChar w:fldCharType="separate"/>
      </w:r>
      <w:r w:rsidRPr="000F23AF">
        <w:rPr>
          <w:rStyle w:val="Hyperlink"/>
          <w:rFonts w:asciiTheme="minorBidi" w:hAnsiTheme="minorBidi" w:cstheme="minorBidi"/>
          <w:noProof/>
          <w:color w:val="auto"/>
          <w:sz w:val="22"/>
          <w:szCs w:val="22"/>
          <w:rtl/>
        </w:rPr>
        <w:t>איור 1 –</w:t>
      </w:r>
      <w:r w:rsidR="00BE6EBB" w:rsidRPr="000F23AF">
        <w:rPr>
          <w:rStyle w:val="Hyperlink"/>
          <w:rFonts w:asciiTheme="minorBidi" w:hAnsiTheme="minorBidi" w:cstheme="minorBidi"/>
          <w:noProof/>
          <w:color w:val="auto"/>
          <w:sz w:val="22"/>
          <w:szCs w:val="22"/>
          <w:rtl/>
        </w:rPr>
        <w:t xml:space="preserve"> </w:t>
      </w:r>
      <w:r w:rsidRPr="000F23AF">
        <w:rPr>
          <w:rStyle w:val="Hyperlink"/>
          <w:rFonts w:asciiTheme="minorBidi" w:hAnsiTheme="minorBidi" w:cstheme="minorBidi"/>
          <w:noProof/>
          <w:color w:val="auto"/>
          <w:sz w:val="22"/>
          <w:szCs w:val="22"/>
          <w:rtl/>
        </w:rPr>
        <w:t>דיאגראמת בלוקים</w:t>
      </w:r>
      <w:r w:rsidRPr="000F23AF">
        <w:rPr>
          <w:rFonts w:asciiTheme="minorBidi" w:hAnsiTheme="minorBidi" w:cstheme="minorBidi"/>
          <w:noProof/>
          <w:webHidden/>
          <w:sz w:val="22"/>
          <w:szCs w:val="22"/>
          <w:rtl/>
        </w:rPr>
        <w:tab/>
      </w:r>
      <w:r w:rsidRPr="000F23AF">
        <w:rPr>
          <w:rFonts w:asciiTheme="minorBidi" w:hAnsiTheme="minorBidi" w:cstheme="minorBidi"/>
          <w:noProof/>
          <w:webHidden/>
          <w:sz w:val="22"/>
          <w:szCs w:val="22"/>
          <w:rtl/>
        </w:rPr>
        <w:fldChar w:fldCharType="begin"/>
      </w:r>
      <w:r w:rsidRPr="000F23AF">
        <w:rPr>
          <w:rFonts w:asciiTheme="minorBidi" w:hAnsiTheme="minorBidi" w:cstheme="minorBidi"/>
          <w:noProof/>
          <w:webHidden/>
          <w:sz w:val="22"/>
          <w:szCs w:val="22"/>
          <w:rtl/>
        </w:rPr>
        <w:instrText xml:space="preserve"> </w:instrText>
      </w:r>
      <w:r w:rsidRPr="000F23AF">
        <w:rPr>
          <w:rFonts w:asciiTheme="minorBidi" w:hAnsiTheme="minorBidi" w:cstheme="minorBidi"/>
          <w:noProof/>
          <w:webHidden/>
          <w:sz w:val="22"/>
          <w:szCs w:val="22"/>
        </w:rPr>
        <w:instrText>PAGEREF</w:instrText>
      </w:r>
      <w:r w:rsidRPr="000F23AF">
        <w:rPr>
          <w:rFonts w:asciiTheme="minorBidi" w:hAnsiTheme="minorBidi" w:cstheme="minorBidi"/>
          <w:noProof/>
          <w:webHidden/>
          <w:sz w:val="22"/>
          <w:szCs w:val="22"/>
          <w:rtl/>
        </w:rPr>
        <w:instrText xml:space="preserve"> _</w:instrText>
      </w:r>
      <w:r w:rsidRPr="000F23AF">
        <w:rPr>
          <w:rFonts w:asciiTheme="minorBidi" w:hAnsiTheme="minorBidi" w:cstheme="minorBidi"/>
          <w:noProof/>
          <w:webHidden/>
          <w:sz w:val="22"/>
          <w:szCs w:val="22"/>
        </w:rPr>
        <w:instrText>Toc34812748 \h</w:instrText>
      </w:r>
      <w:r w:rsidRPr="000F23AF">
        <w:rPr>
          <w:rFonts w:asciiTheme="minorBidi" w:hAnsiTheme="minorBidi" w:cstheme="minorBidi"/>
          <w:noProof/>
          <w:webHidden/>
          <w:sz w:val="22"/>
          <w:szCs w:val="22"/>
          <w:rtl/>
        </w:rPr>
        <w:instrText xml:space="preserve"> </w:instrText>
      </w:r>
      <w:r w:rsidRPr="000F23AF">
        <w:rPr>
          <w:rFonts w:asciiTheme="minorBidi" w:hAnsiTheme="minorBidi" w:cstheme="minorBidi"/>
          <w:noProof/>
          <w:webHidden/>
          <w:sz w:val="22"/>
          <w:szCs w:val="22"/>
          <w:rtl/>
        </w:rPr>
      </w:r>
      <w:r w:rsidRPr="000F23AF">
        <w:rPr>
          <w:rFonts w:asciiTheme="minorBidi" w:hAnsiTheme="minorBidi" w:cstheme="minorBidi"/>
          <w:noProof/>
          <w:webHidden/>
          <w:sz w:val="22"/>
          <w:szCs w:val="22"/>
          <w:rtl/>
        </w:rPr>
        <w:fldChar w:fldCharType="separate"/>
      </w:r>
      <w:ins w:id="0" w:author="Roi Raich" w:date="2022-10-20T19:02:00Z">
        <w:r w:rsidRPr="000F23AF">
          <w:rPr>
            <w:rFonts w:asciiTheme="minorBidi" w:hAnsiTheme="minorBidi" w:cstheme="minorBidi"/>
            <w:noProof/>
            <w:webHidden/>
            <w:sz w:val="22"/>
            <w:szCs w:val="22"/>
            <w:rtl/>
          </w:rPr>
          <w:t>5</w:t>
        </w:r>
      </w:ins>
      <w:del w:id="1" w:author="Roi Raich" w:date="2022-10-20T19:02:00Z">
        <w:r w:rsidRPr="000F23AF" w:rsidDel="00326042">
          <w:rPr>
            <w:rFonts w:asciiTheme="minorBidi" w:hAnsiTheme="minorBidi" w:cstheme="minorBidi"/>
            <w:noProof/>
            <w:webHidden/>
            <w:sz w:val="22"/>
            <w:szCs w:val="22"/>
            <w:rtl/>
          </w:rPr>
          <w:delText>4</w:delText>
        </w:r>
      </w:del>
      <w:r w:rsidRPr="000F23AF">
        <w:rPr>
          <w:rFonts w:asciiTheme="minorBidi" w:hAnsiTheme="minorBidi" w:cstheme="minorBidi"/>
          <w:noProof/>
          <w:webHidden/>
          <w:sz w:val="22"/>
          <w:szCs w:val="22"/>
          <w:rtl/>
        </w:rPr>
        <w:fldChar w:fldCharType="end"/>
      </w:r>
      <w:r w:rsidRPr="000F23AF">
        <w:rPr>
          <w:rFonts w:asciiTheme="minorBidi" w:hAnsiTheme="minorBidi" w:cstheme="minorBidi"/>
          <w:noProof/>
          <w:sz w:val="22"/>
          <w:szCs w:val="22"/>
        </w:rPr>
        <w:fldChar w:fldCharType="end"/>
      </w:r>
    </w:p>
    <w:p w14:paraId="043F7487" w14:textId="77777777" w:rsidR="007406AA" w:rsidRPr="000F23AF" w:rsidRDefault="007406AA" w:rsidP="002965E2">
      <w:pPr>
        <w:pStyle w:val="ae"/>
        <w:tabs>
          <w:tab w:val="right" w:leader="dot" w:pos="8296"/>
        </w:tabs>
        <w:bidi/>
        <w:spacing w:line="276" w:lineRule="auto"/>
        <w:jc w:val="both"/>
        <w:rPr>
          <w:rFonts w:asciiTheme="minorBidi" w:eastAsiaTheme="minorEastAsia" w:hAnsiTheme="minorBidi" w:cstheme="minorBidi"/>
          <w:noProof/>
          <w:sz w:val="22"/>
          <w:szCs w:val="22"/>
          <w:rtl/>
          <w:lang w:eastAsia="en-US"/>
        </w:rPr>
      </w:pPr>
      <w:r w:rsidRPr="000F23AF">
        <w:rPr>
          <w:rFonts w:asciiTheme="minorBidi" w:hAnsiTheme="minorBidi" w:cstheme="minorBidi"/>
        </w:rPr>
        <w:fldChar w:fldCharType="begin"/>
      </w:r>
      <w:r w:rsidRPr="000F23AF">
        <w:rPr>
          <w:rFonts w:asciiTheme="minorBidi" w:hAnsiTheme="minorBidi" w:cstheme="minorBidi"/>
        </w:rPr>
        <w:instrText xml:space="preserve"> HYPERLINK \l "_Toc34812749" </w:instrText>
      </w:r>
      <w:r w:rsidRPr="000F23AF">
        <w:rPr>
          <w:rFonts w:asciiTheme="minorBidi" w:hAnsiTheme="minorBidi" w:cstheme="minorBidi"/>
        </w:rPr>
      </w:r>
      <w:r w:rsidRPr="000F23AF">
        <w:rPr>
          <w:rFonts w:asciiTheme="minorBidi" w:hAnsiTheme="minorBidi" w:cstheme="minorBidi"/>
        </w:rPr>
        <w:fldChar w:fldCharType="separate"/>
      </w:r>
      <w:r w:rsidRPr="000F23AF">
        <w:rPr>
          <w:rStyle w:val="Hyperlink"/>
          <w:rFonts w:asciiTheme="minorBidi" w:hAnsiTheme="minorBidi" w:cstheme="minorBidi"/>
          <w:noProof/>
          <w:color w:val="auto"/>
          <w:sz w:val="22"/>
          <w:szCs w:val="22"/>
          <w:rtl/>
        </w:rPr>
        <w:t>איור 2 – מבנה המערכת</w:t>
      </w:r>
      <w:r w:rsidRPr="000F23AF">
        <w:rPr>
          <w:rFonts w:asciiTheme="minorBidi" w:hAnsiTheme="minorBidi" w:cstheme="minorBidi"/>
          <w:noProof/>
          <w:webHidden/>
          <w:sz w:val="22"/>
          <w:szCs w:val="22"/>
          <w:rtl/>
        </w:rPr>
        <w:tab/>
      </w:r>
      <w:r w:rsidRPr="000F23AF">
        <w:rPr>
          <w:rFonts w:asciiTheme="minorBidi" w:hAnsiTheme="minorBidi" w:cstheme="minorBidi"/>
          <w:noProof/>
          <w:webHidden/>
          <w:sz w:val="22"/>
          <w:szCs w:val="22"/>
          <w:rtl/>
        </w:rPr>
        <w:fldChar w:fldCharType="begin"/>
      </w:r>
      <w:r w:rsidRPr="000F23AF">
        <w:rPr>
          <w:rFonts w:asciiTheme="minorBidi" w:hAnsiTheme="minorBidi" w:cstheme="minorBidi"/>
          <w:noProof/>
          <w:webHidden/>
          <w:sz w:val="22"/>
          <w:szCs w:val="22"/>
          <w:rtl/>
        </w:rPr>
        <w:instrText xml:space="preserve"> </w:instrText>
      </w:r>
      <w:r w:rsidRPr="000F23AF">
        <w:rPr>
          <w:rFonts w:asciiTheme="minorBidi" w:hAnsiTheme="minorBidi" w:cstheme="minorBidi"/>
          <w:noProof/>
          <w:webHidden/>
          <w:sz w:val="22"/>
          <w:szCs w:val="22"/>
        </w:rPr>
        <w:instrText>PAGEREF</w:instrText>
      </w:r>
      <w:r w:rsidRPr="000F23AF">
        <w:rPr>
          <w:rFonts w:asciiTheme="minorBidi" w:hAnsiTheme="minorBidi" w:cstheme="minorBidi"/>
          <w:noProof/>
          <w:webHidden/>
          <w:sz w:val="22"/>
          <w:szCs w:val="22"/>
          <w:rtl/>
        </w:rPr>
        <w:instrText xml:space="preserve"> _</w:instrText>
      </w:r>
      <w:r w:rsidRPr="000F23AF">
        <w:rPr>
          <w:rFonts w:asciiTheme="minorBidi" w:hAnsiTheme="minorBidi" w:cstheme="minorBidi"/>
          <w:noProof/>
          <w:webHidden/>
          <w:sz w:val="22"/>
          <w:szCs w:val="22"/>
        </w:rPr>
        <w:instrText>Toc34812749 \h</w:instrText>
      </w:r>
      <w:r w:rsidRPr="000F23AF">
        <w:rPr>
          <w:rFonts w:asciiTheme="minorBidi" w:hAnsiTheme="minorBidi" w:cstheme="minorBidi"/>
          <w:noProof/>
          <w:webHidden/>
          <w:sz w:val="22"/>
          <w:szCs w:val="22"/>
          <w:rtl/>
        </w:rPr>
        <w:instrText xml:space="preserve"> </w:instrText>
      </w:r>
      <w:r w:rsidRPr="000F23AF">
        <w:rPr>
          <w:rFonts w:asciiTheme="minorBidi" w:hAnsiTheme="minorBidi" w:cstheme="minorBidi"/>
          <w:noProof/>
          <w:webHidden/>
          <w:sz w:val="22"/>
          <w:szCs w:val="22"/>
          <w:rtl/>
        </w:rPr>
      </w:r>
      <w:r w:rsidRPr="000F23AF">
        <w:rPr>
          <w:rFonts w:asciiTheme="minorBidi" w:hAnsiTheme="minorBidi" w:cstheme="minorBidi"/>
          <w:noProof/>
          <w:webHidden/>
          <w:sz w:val="22"/>
          <w:szCs w:val="22"/>
          <w:rtl/>
        </w:rPr>
        <w:fldChar w:fldCharType="separate"/>
      </w:r>
      <w:ins w:id="2" w:author="Roi Raich" w:date="2022-10-20T19:02:00Z">
        <w:r w:rsidRPr="000F23AF">
          <w:rPr>
            <w:rFonts w:asciiTheme="minorBidi" w:hAnsiTheme="minorBidi" w:cstheme="minorBidi"/>
            <w:noProof/>
            <w:webHidden/>
            <w:sz w:val="22"/>
            <w:szCs w:val="22"/>
            <w:rtl/>
          </w:rPr>
          <w:t>6</w:t>
        </w:r>
      </w:ins>
      <w:del w:id="3" w:author="Roi Raich" w:date="2022-10-20T19:02:00Z">
        <w:r w:rsidRPr="000F23AF" w:rsidDel="00326042">
          <w:rPr>
            <w:rFonts w:asciiTheme="minorBidi" w:hAnsiTheme="minorBidi" w:cstheme="minorBidi"/>
            <w:noProof/>
            <w:webHidden/>
            <w:sz w:val="22"/>
            <w:szCs w:val="22"/>
            <w:rtl/>
          </w:rPr>
          <w:delText>5</w:delText>
        </w:r>
      </w:del>
      <w:r w:rsidRPr="000F23AF">
        <w:rPr>
          <w:rFonts w:asciiTheme="minorBidi" w:hAnsiTheme="minorBidi" w:cstheme="minorBidi"/>
          <w:noProof/>
          <w:webHidden/>
          <w:sz w:val="22"/>
          <w:szCs w:val="22"/>
          <w:rtl/>
        </w:rPr>
        <w:fldChar w:fldCharType="end"/>
      </w:r>
      <w:r w:rsidRPr="000F23AF">
        <w:rPr>
          <w:rFonts w:asciiTheme="minorBidi" w:hAnsiTheme="minorBidi" w:cstheme="minorBidi"/>
          <w:noProof/>
          <w:sz w:val="22"/>
          <w:szCs w:val="22"/>
        </w:rPr>
        <w:fldChar w:fldCharType="end"/>
      </w:r>
    </w:p>
    <w:p w14:paraId="116601D0" w14:textId="77777777" w:rsidR="007406AA" w:rsidRPr="000F23AF" w:rsidRDefault="007406AA" w:rsidP="002965E2">
      <w:pPr>
        <w:pStyle w:val="ae"/>
        <w:tabs>
          <w:tab w:val="right" w:leader="dot" w:pos="8296"/>
        </w:tabs>
        <w:bidi/>
        <w:spacing w:line="276" w:lineRule="auto"/>
        <w:jc w:val="both"/>
        <w:rPr>
          <w:rFonts w:asciiTheme="minorBidi" w:eastAsiaTheme="minorEastAsia" w:hAnsiTheme="minorBidi" w:cstheme="minorBidi"/>
          <w:noProof/>
          <w:sz w:val="22"/>
          <w:szCs w:val="22"/>
          <w:rtl/>
          <w:lang w:eastAsia="en-US"/>
        </w:rPr>
      </w:pPr>
      <w:r w:rsidRPr="000F23AF">
        <w:rPr>
          <w:rFonts w:asciiTheme="minorBidi" w:hAnsiTheme="minorBidi" w:cstheme="minorBidi"/>
        </w:rPr>
        <w:fldChar w:fldCharType="begin"/>
      </w:r>
      <w:r w:rsidRPr="000F23AF">
        <w:rPr>
          <w:rFonts w:asciiTheme="minorBidi" w:hAnsiTheme="minorBidi" w:cstheme="minorBidi"/>
        </w:rPr>
        <w:instrText xml:space="preserve"> HYPERLINK \l "_Toc34812750" </w:instrText>
      </w:r>
      <w:r w:rsidRPr="000F23AF">
        <w:rPr>
          <w:rFonts w:asciiTheme="minorBidi" w:hAnsiTheme="minorBidi" w:cstheme="minorBidi"/>
        </w:rPr>
      </w:r>
      <w:r w:rsidRPr="000F23AF">
        <w:rPr>
          <w:rFonts w:asciiTheme="minorBidi" w:hAnsiTheme="minorBidi" w:cstheme="minorBidi"/>
        </w:rPr>
        <w:fldChar w:fldCharType="separate"/>
      </w:r>
      <w:r w:rsidRPr="000F23AF">
        <w:rPr>
          <w:rStyle w:val="Hyperlink"/>
          <w:rFonts w:asciiTheme="minorBidi" w:hAnsiTheme="minorBidi" w:cstheme="minorBidi"/>
          <w:noProof/>
          <w:color w:val="auto"/>
          <w:sz w:val="22"/>
          <w:szCs w:val="22"/>
          <w:rtl/>
        </w:rPr>
        <w:t>איור 3 – מעגל הכניסה למגבר</w:t>
      </w:r>
      <w:r w:rsidRPr="000F23AF">
        <w:rPr>
          <w:rFonts w:asciiTheme="minorBidi" w:hAnsiTheme="minorBidi" w:cstheme="minorBidi"/>
          <w:noProof/>
          <w:webHidden/>
          <w:sz w:val="22"/>
          <w:szCs w:val="22"/>
          <w:rtl/>
        </w:rPr>
        <w:tab/>
      </w:r>
      <w:r w:rsidRPr="000F23AF">
        <w:rPr>
          <w:rFonts w:asciiTheme="minorBidi" w:hAnsiTheme="minorBidi" w:cstheme="minorBidi"/>
          <w:noProof/>
          <w:webHidden/>
          <w:sz w:val="22"/>
          <w:szCs w:val="22"/>
          <w:rtl/>
        </w:rPr>
        <w:fldChar w:fldCharType="begin"/>
      </w:r>
      <w:r w:rsidRPr="000F23AF">
        <w:rPr>
          <w:rFonts w:asciiTheme="minorBidi" w:hAnsiTheme="minorBidi" w:cstheme="minorBidi"/>
          <w:noProof/>
          <w:webHidden/>
          <w:sz w:val="22"/>
          <w:szCs w:val="22"/>
          <w:rtl/>
        </w:rPr>
        <w:instrText xml:space="preserve"> </w:instrText>
      </w:r>
      <w:r w:rsidRPr="000F23AF">
        <w:rPr>
          <w:rFonts w:asciiTheme="minorBidi" w:hAnsiTheme="minorBidi" w:cstheme="minorBidi"/>
          <w:noProof/>
          <w:webHidden/>
          <w:sz w:val="22"/>
          <w:szCs w:val="22"/>
        </w:rPr>
        <w:instrText>PAGEREF</w:instrText>
      </w:r>
      <w:r w:rsidRPr="000F23AF">
        <w:rPr>
          <w:rFonts w:asciiTheme="minorBidi" w:hAnsiTheme="minorBidi" w:cstheme="minorBidi"/>
          <w:noProof/>
          <w:webHidden/>
          <w:sz w:val="22"/>
          <w:szCs w:val="22"/>
          <w:rtl/>
        </w:rPr>
        <w:instrText xml:space="preserve"> _</w:instrText>
      </w:r>
      <w:r w:rsidRPr="000F23AF">
        <w:rPr>
          <w:rFonts w:asciiTheme="minorBidi" w:hAnsiTheme="minorBidi" w:cstheme="minorBidi"/>
          <w:noProof/>
          <w:webHidden/>
          <w:sz w:val="22"/>
          <w:szCs w:val="22"/>
        </w:rPr>
        <w:instrText>Toc34812750 \h</w:instrText>
      </w:r>
      <w:r w:rsidRPr="000F23AF">
        <w:rPr>
          <w:rFonts w:asciiTheme="minorBidi" w:hAnsiTheme="minorBidi" w:cstheme="minorBidi"/>
          <w:noProof/>
          <w:webHidden/>
          <w:sz w:val="22"/>
          <w:szCs w:val="22"/>
          <w:rtl/>
        </w:rPr>
        <w:instrText xml:space="preserve"> </w:instrText>
      </w:r>
      <w:r w:rsidRPr="000F23AF">
        <w:rPr>
          <w:rFonts w:asciiTheme="minorBidi" w:hAnsiTheme="minorBidi" w:cstheme="minorBidi"/>
          <w:noProof/>
          <w:webHidden/>
          <w:sz w:val="22"/>
          <w:szCs w:val="22"/>
          <w:rtl/>
        </w:rPr>
      </w:r>
      <w:r w:rsidRPr="000F23AF">
        <w:rPr>
          <w:rFonts w:asciiTheme="minorBidi" w:hAnsiTheme="minorBidi" w:cstheme="minorBidi"/>
          <w:noProof/>
          <w:webHidden/>
          <w:sz w:val="22"/>
          <w:szCs w:val="22"/>
          <w:rtl/>
        </w:rPr>
        <w:fldChar w:fldCharType="separate"/>
      </w:r>
      <w:ins w:id="4" w:author="Roi Raich" w:date="2022-10-20T19:02:00Z">
        <w:r w:rsidRPr="000F23AF">
          <w:rPr>
            <w:rFonts w:asciiTheme="minorBidi" w:hAnsiTheme="minorBidi" w:cstheme="minorBidi"/>
            <w:noProof/>
            <w:webHidden/>
            <w:sz w:val="22"/>
            <w:szCs w:val="22"/>
            <w:rtl/>
          </w:rPr>
          <w:t>7</w:t>
        </w:r>
      </w:ins>
      <w:del w:id="5" w:author="Roi Raich" w:date="2022-10-20T19:02:00Z">
        <w:r w:rsidRPr="000F23AF" w:rsidDel="00326042">
          <w:rPr>
            <w:rFonts w:asciiTheme="minorBidi" w:hAnsiTheme="minorBidi" w:cstheme="minorBidi"/>
            <w:noProof/>
            <w:webHidden/>
            <w:sz w:val="22"/>
            <w:szCs w:val="22"/>
            <w:rtl/>
          </w:rPr>
          <w:delText>6</w:delText>
        </w:r>
      </w:del>
      <w:r w:rsidRPr="000F23AF">
        <w:rPr>
          <w:rFonts w:asciiTheme="minorBidi" w:hAnsiTheme="minorBidi" w:cstheme="minorBidi"/>
          <w:noProof/>
          <w:webHidden/>
          <w:sz w:val="22"/>
          <w:szCs w:val="22"/>
          <w:rtl/>
        </w:rPr>
        <w:fldChar w:fldCharType="end"/>
      </w:r>
      <w:r w:rsidRPr="000F23AF">
        <w:rPr>
          <w:rFonts w:asciiTheme="minorBidi" w:hAnsiTheme="minorBidi" w:cstheme="minorBidi"/>
          <w:noProof/>
          <w:sz w:val="22"/>
          <w:szCs w:val="22"/>
        </w:rPr>
        <w:fldChar w:fldCharType="end"/>
      </w:r>
    </w:p>
    <w:p w14:paraId="116046D5" w14:textId="77777777" w:rsidR="007406AA" w:rsidRPr="000F23AF" w:rsidRDefault="007406AA" w:rsidP="002965E2">
      <w:pPr>
        <w:bidi/>
        <w:spacing w:line="276" w:lineRule="auto"/>
        <w:jc w:val="both"/>
        <w:rPr>
          <w:rFonts w:asciiTheme="minorBidi" w:hAnsiTheme="minorBidi" w:cstheme="minorBidi"/>
          <w:rtl/>
        </w:rPr>
      </w:pPr>
      <w:r w:rsidRPr="000F23AF">
        <w:rPr>
          <w:rFonts w:asciiTheme="minorBidi" w:hAnsiTheme="minorBidi" w:cstheme="minorBidi"/>
          <w:rtl/>
        </w:rPr>
        <w:fldChar w:fldCharType="end"/>
      </w:r>
    </w:p>
    <w:p w14:paraId="358A0AAF" w14:textId="77777777" w:rsidR="007406AA" w:rsidRPr="000F23AF" w:rsidRDefault="007406AA" w:rsidP="002965E2">
      <w:pPr>
        <w:bidi/>
        <w:spacing w:line="276" w:lineRule="auto"/>
        <w:jc w:val="both"/>
        <w:rPr>
          <w:rFonts w:asciiTheme="minorBidi" w:hAnsiTheme="minorBidi" w:cstheme="minorBidi"/>
          <w:b/>
          <w:bCs/>
          <w:sz w:val="28"/>
          <w:szCs w:val="28"/>
          <w:rtl/>
        </w:rPr>
      </w:pPr>
      <w:r w:rsidRPr="000F23AF">
        <w:rPr>
          <w:rFonts w:asciiTheme="minorBidi" w:hAnsiTheme="minorBidi" w:cstheme="minorBidi"/>
          <w:b/>
          <w:bCs/>
          <w:sz w:val="28"/>
          <w:szCs w:val="28"/>
          <w:rtl/>
        </w:rPr>
        <w:t>רשימת טבלאות</w:t>
      </w:r>
    </w:p>
    <w:p w14:paraId="4D1D9E4C" w14:textId="77777777" w:rsidR="00236875" w:rsidRPr="000F23AF" w:rsidRDefault="00236875" w:rsidP="002965E2">
      <w:pPr>
        <w:spacing w:line="276" w:lineRule="auto"/>
        <w:jc w:val="both"/>
        <w:rPr>
          <w:rFonts w:asciiTheme="minorBidi" w:hAnsiTheme="minorBidi" w:cstheme="minorBidi"/>
          <w:rtl/>
        </w:rPr>
      </w:pPr>
    </w:p>
    <w:p w14:paraId="2A083244" w14:textId="77777777" w:rsidR="00F34F51" w:rsidRPr="000F23AF" w:rsidRDefault="00F34F51" w:rsidP="002965E2">
      <w:pPr>
        <w:spacing w:line="276" w:lineRule="auto"/>
        <w:jc w:val="both"/>
        <w:rPr>
          <w:rFonts w:asciiTheme="minorBidi" w:hAnsiTheme="minorBidi" w:cstheme="minorBidi"/>
          <w:rtl/>
        </w:rPr>
      </w:pPr>
    </w:p>
    <w:p w14:paraId="365EAC50" w14:textId="77777777" w:rsidR="00F34F51" w:rsidRPr="000F23AF" w:rsidRDefault="00F34F51" w:rsidP="002965E2">
      <w:pPr>
        <w:spacing w:line="276" w:lineRule="auto"/>
        <w:jc w:val="both"/>
        <w:rPr>
          <w:rFonts w:asciiTheme="minorBidi" w:hAnsiTheme="minorBidi" w:cstheme="minorBidi"/>
          <w:rtl/>
        </w:rPr>
      </w:pPr>
    </w:p>
    <w:p w14:paraId="088A24CA" w14:textId="77777777" w:rsidR="00F34F51" w:rsidRPr="000F23AF" w:rsidRDefault="00F34F51" w:rsidP="002965E2">
      <w:pPr>
        <w:spacing w:line="276" w:lineRule="auto"/>
        <w:jc w:val="both"/>
        <w:rPr>
          <w:rFonts w:asciiTheme="minorBidi" w:hAnsiTheme="minorBidi" w:cstheme="minorBidi"/>
          <w:rtl/>
        </w:rPr>
      </w:pPr>
    </w:p>
    <w:p w14:paraId="66E0AE63" w14:textId="77777777" w:rsidR="00F34F51" w:rsidRPr="000F23AF" w:rsidRDefault="00F34F51" w:rsidP="002965E2">
      <w:pPr>
        <w:spacing w:line="276" w:lineRule="auto"/>
        <w:jc w:val="both"/>
        <w:rPr>
          <w:rFonts w:asciiTheme="minorBidi" w:hAnsiTheme="minorBidi" w:cstheme="minorBidi"/>
          <w:rtl/>
        </w:rPr>
      </w:pPr>
    </w:p>
    <w:p w14:paraId="0AC20E1D" w14:textId="77777777" w:rsidR="00F34F51" w:rsidRPr="000F23AF" w:rsidRDefault="00F34F51" w:rsidP="002965E2">
      <w:pPr>
        <w:spacing w:line="276" w:lineRule="auto"/>
        <w:jc w:val="both"/>
        <w:rPr>
          <w:rFonts w:asciiTheme="minorBidi" w:hAnsiTheme="minorBidi" w:cstheme="minorBidi"/>
          <w:rtl/>
        </w:rPr>
      </w:pPr>
    </w:p>
    <w:p w14:paraId="2001A70A" w14:textId="77777777" w:rsidR="00F34F51" w:rsidRPr="000F23AF" w:rsidRDefault="00F34F51" w:rsidP="002965E2">
      <w:pPr>
        <w:spacing w:line="276" w:lineRule="auto"/>
        <w:jc w:val="both"/>
        <w:rPr>
          <w:rFonts w:asciiTheme="minorBidi" w:hAnsiTheme="minorBidi" w:cstheme="minorBidi"/>
          <w:rtl/>
        </w:rPr>
      </w:pPr>
    </w:p>
    <w:p w14:paraId="025930B0" w14:textId="77777777" w:rsidR="00F34F51" w:rsidRPr="000F23AF" w:rsidRDefault="00F34F51" w:rsidP="002965E2">
      <w:pPr>
        <w:spacing w:line="276" w:lineRule="auto"/>
        <w:jc w:val="both"/>
        <w:rPr>
          <w:rFonts w:asciiTheme="minorBidi" w:hAnsiTheme="minorBidi" w:cstheme="minorBidi"/>
          <w:rtl/>
        </w:rPr>
      </w:pPr>
    </w:p>
    <w:p w14:paraId="42C2EBC6" w14:textId="77777777" w:rsidR="00F34F51" w:rsidRPr="000F23AF" w:rsidRDefault="00F34F51" w:rsidP="002965E2">
      <w:pPr>
        <w:spacing w:line="276" w:lineRule="auto"/>
        <w:jc w:val="both"/>
        <w:rPr>
          <w:rFonts w:asciiTheme="minorBidi" w:hAnsiTheme="minorBidi" w:cstheme="minorBidi"/>
          <w:rtl/>
        </w:rPr>
      </w:pPr>
    </w:p>
    <w:p w14:paraId="6EED21DE" w14:textId="77777777" w:rsidR="00F34F51" w:rsidRPr="000F23AF" w:rsidRDefault="00F34F51" w:rsidP="002965E2">
      <w:pPr>
        <w:spacing w:line="276" w:lineRule="auto"/>
        <w:jc w:val="both"/>
        <w:rPr>
          <w:rFonts w:asciiTheme="minorBidi" w:hAnsiTheme="minorBidi" w:cstheme="minorBidi"/>
          <w:rtl/>
        </w:rPr>
      </w:pPr>
    </w:p>
    <w:p w14:paraId="2066C81E" w14:textId="77777777" w:rsidR="00F34F51" w:rsidRPr="000F23AF" w:rsidRDefault="00F34F51" w:rsidP="002965E2">
      <w:pPr>
        <w:spacing w:line="276" w:lineRule="auto"/>
        <w:jc w:val="both"/>
        <w:rPr>
          <w:rFonts w:asciiTheme="minorBidi" w:hAnsiTheme="minorBidi" w:cstheme="minorBidi"/>
          <w:rtl/>
        </w:rPr>
      </w:pPr>
    </w:p>
    <w:p w14:paraId="087A828B" w14:textId="77777777" w:rsidR="00F34F51" w:rsidRPr="000F23AF" w:rsidRDefault="00F34F51" w:rsidP="002965E2">
      <w:pPr>
        <w:spacing w:line="276" w:lineRule="auto"/>
        <w:jc w:val="both"/>
        <w:rPr>
          <w:rFonts w:asciiTheme="minorBidi" w:hAnsiTheme="minorBidi" w:cstheme="minorBidi"/>
          <w:rtl/>
        </w:rPr>
      </w:pPr>
    </w:p>
    <w:p w14:paraId="069D35C4" w14:textId="77777777" w:rsidR="00F34F51" w:rsidRPr="000F23AF" w:rsidRDefault="00F34F51" w:rsidP="002965E2">
      <w:pPr>
        <w:spacing w:line="276" w:lineRule="auto"/>
        <w:jc w:val="both"/>
        <w:rPr>
          <w:rFonts w:asciiTheme="minorBidi" w:hAnsiTheme="minorBidi" w:cstheme="minorBidi"/>
          <w:rtl/>
        </w:rPr>
      </w:pPr>
    </w:p>
    <w:p w14:paraId="0371B9FC" w14:textId="77777777" w:rsidR="00F34F51" w:rsidRPr="000F23AF" w:rsidRDefault="00F34F51" w:rsidP="002965E2">
      <w:pPr>
        <w:spacing w:line="276" w:lineRule="auto"/>
        <w:jc w:val="both"/>
        <w:rPr>
          <w:rFonts w:asciiTheme="minorBidi" w:hAnsiTheme="minorBidi" w:cstheme="minorBidi"/>
          <w:rtl/>
        </w:rPr>
      </w:pPr>
    </w:p>
    <w:p w14:paraId="292EA7E6" w14:textId="77777777" w:rsidR="00F34F51" w:rsidRPr="000F23AF" w:rsidRDefault="00F34F51" w:rsidP="002965E2">
      <w:pPr>
        <w:spacing w:line="276" w:lineRule="auto"/>
        <w:jc w:val="both"/>
        <w:rPr>
          <w:rFonts w:asciiTheme="minorBidi" w:hAnsiTheme="minorBidi" w:cstheme="minorBidi"/>
          <w:rtl/>
        </w:rPr>
      </w:pPr>
    </w:p>
    <w:p w14:paraId="5F2AB849" w14:textId="77777777" w:rsidR="00F34F51" w:rsidRPr="000F23AF" w:rsidRDefault="00F34F51" w:rsidP="002965E2">
      <w:pPr>
        <w:spacing w:line="276" w:lineRule="auto"/>
        <w:jc w:val="both"/>
        <w:rPr>
          <w:rFonts w:asciiTheme="minorBidi" w:hAnsiTheme="minorBidi" w:cstheme="minorBidi"/>
          <w:rtl/>
        </w:rPr>
      </w:pPr>
    </w:p>
    <w:p w14:paraId="0A13FBEF" w14:textId="77777777" w:rsidR="00F34F51" w:rsidRPr="000F23AF" w:rsidRDefault="00F34F51" w:rsidP="002965E2">
      <w:pPr>
        <w:spacing w:line="276" w:lineRule="auto"/>
        <w:jc w:val="both"/>
        <w:rPr>
          <w:rFonts w:asciiTheme="minorBidi" w:hAnsiTheme="minorBidi" w:cstheme="minorBidi"/>
          <w:rtl/>
        </w:rPr>
      </w:pPr>
    </w:p>
    <w:p w14:paraId="213AC106" w14:textId="77777777" w:rsidR="00F34F51" w:rsidRPr="000F23AF" w:rsidRDefault="00F34F51" w:rsidP="002965E2">
      <w:pPr>
        <w:spacing w:line="276" w:lineRule="auto"/>
        <w:jc w:val="both"/>
        <w:rPr>
          <w:rFonts w:asciiTheme="minorBidi" w:hAnsiTheme="minorBidi" w:cstheme="minorBidi"/>
          <w:rtl/>
        </w:rPr>
      </w:pPr>
    </w:p>
    <w:p w14:paraId="6AC158D2" w14:textId="77777777" w:rsidR="00F34F51" w:rsidRPr="000F23AF" w:rsidRDefault="00F34F51" w:rsidP="002965E2">
      <w:pPr>
        <w:spacing w:line="276" w:lineRule="auto"/>
        <w:jc w:val="both"/>
        <w:rPr>
          <w:rFonts w:asciiTheme="minorBidi" w:hAnsiTheme="minorBidi" w:cstheme="minorBidi"/>
          <w:rtl/>
        </w:rPr>
      </w:pPr>
    </w:p>
    <w:p w14:paraId="4A8472F7" w14:textId="77777777" w:rsidR="00F34F51" w:rsidRPr="000F23AF" w:rsidRDefault="00F34F51" w:rsidP="002965E2">
      <w:pPr>
        <w:spacing w:line="276" w:lineRule="auto"/>
        <w:jc w:val="both"/>
        <w:rPr>
          <w:rFonts w:asciiTheme="minorBidi" w:hAnsiTheme="minorBidi" w:cstheme="minorBidi"/>
          <w:rtl/>
        </w:rPr>
      </w:pPr>
    </w:p>
    <w:p w14:paraId="3A8345BB" w14:textId="77777777" w:rsidR="00F34F51" w:rsidRPr="000F23AF" w:rsidRDefault="00F34F51" w:rsidP="002965E2">
      <w:pPr>
        <w:spacing w:line="276" w:lineRule="auto"/>
        <w:jc w:val="both"/>
        <w:rPr>
          <w:rFonts w:asciiTheme="minorBidi" w:hAnsiTheme="minorBidi" w:cstheme="minorBidi"/>
          <w:rtl/>
        </w:rPr>
      </w:pPr>
    </w:p>
    <w:p w14:paraId="5E1A44E1" w14:textId="77777777" w:rsidR="00F34F51" w:rsidRPr="000F23AF" w:rsidRDefault="00F34F51" w:rsidP="002965E2">
      <w:pPr>
        <w:spacing w:line="276" w:lineRule="auto"/>
        <w:jc w:val="both"/>
        <w:rPr>
          <w:rFonts w:asciiTheme="minorBidi" w:hAnsiTheme="minorBidi" w:cstheme="minorBidi"/>
          <w:rtl/>
        </w:rPr>
      </w:pPr>
    </w:p>
    <w:p w14:paraId="69443AF8" w14:textId="77777777" w:rsidR="00F34F51" w:rsidRPr="000F23AF" w:rsidRDefault="00F34F51" w:rsidP="002965E2">
      <w:pPr>
        <w:spacing w:line="276" w:lineRule="auto"/>
        <w:jc w:val="both"/>
        <w:rPr>
          <w:rFonts w:asciiTheme="minorBidi" w:hAnsiTheme="minorBidi" w:cstheme="minorBidi"/>
          <w:rtl/>
        </w:rPr>
      </w:pPr>
    </w:p>
    <w:p w14:paraId="35173927" w14:textId="77777777" w:rsidR="00F34F51" w:rsidRPr="000F23AF" w:rsidRDefault="00F34F51" w:rsidP="002965E2">
      <w:pPr>
        <w:spacing w:line="276" w:lineRule="auto"/>
        <w:jc w:val="both"/>
        <w:rPr>
          <w:rFonts w:asciiTheme="minorBidi" w:hAnsiTheme="minorBidi" w:cstheme="minorBidi"/>
          <w:rtl/>
        </w:rPr>
      </w:pPr>
    </w:p>
    <w:p w14:paraId="0F1F313C" w14:textId="77777777" w:rsidR="00F34F51" w:rsidRPr="000F23AF" w:rsidRDefault="00F34F51" w:rsidP="002965E2">
      <w:pPr>
        <w:spacing w:line="276" w:lineRule="auto"/>
        <w:jc w:val="both"/>
        <w:rPr>
          <w:rFonts w:asciiTheme="minorBidi" w:hAnsiTheme="minorBidi" w:cstheme="minorBidi"/>
          <w:rtl/>
        </w:rPr>
      </w:pPr>
    </w:p>
    <w:p w14:paraId="20565030" w14:textId="77777777" w:rsidR="00F34F51" w:rsidRPr="000F23AF" w:rsidRDefault="00F34F51" w:rsidP="002965E2">
      <w:pPr>
        <w:spacing w:line="276" w:lineRule="auto"/>
        <w:jc w:val="both"/>
        <w:rPr>
          <w:rFonts w:asciiTheme="minorBidi" w:hAnsiTheme="minorBidi" w:cstheme="minorBidi"/>
          <w:rtl/>
        </w:rPr>
      </w:pPr>
    </w:p>
    <w:p w14:paraId="72DAE032" w14:textId="77777777" w:rsidR="00F34F51" w:rsidRPr="000F23AF" w:rsidRDefault="00F34F51" w:rsidP="002965E2">
      <w:pPr>
        <w:bidi/>
        <w:spacing w:line="276" w:lineRule="auto"/>
        <w:jc w:val="both"/>
        <w:rPr>
          <w:rFonts w:asciiTheme="minorBidi" w:hAnsiTheme="minorBidi" w:cstheme="minorBidi"/>
          <w:rtl/>
        </w:rPr>
      </w:pPr>
    </w:p>
    <w:p w14:paraId="70AC060B" w14:textId="77777777" w:rsidR="007119E8" w:rsidRPr="000F23AF" w:rsidRDefault="007119E8" w:rsidP="007119E8">
      <w:pPr>
        <w:bidi/>
        <w:spacing w:line="276" w:lineRule="auto"/>
        <w:jc w:val="both"/>
        <w:rPr>
          <w:rFonts w:asciiTheme="minorBidi" w:hAnsiTheme="minorBidi" w:cstheme="minorBidi"/>
          <w:rtl/>
        </w:rPr>
      </w:pPr>
    </w:p>
    <w:p w14:paraId="0D97D98E" w14:textId="77777777" w:rsidR="007119E8" w:rsidRPr="000F23AF" w:rsidRDefault="007119E8" w:rsidP="007119E8">
      <w:pPr>
        <w:bidi/>
        <w:spacing w:line="276" w:lineRule="auto"/>
        <w:jc w:val="both"/>
        <w:rPr>
          <w:rFonts w:asciiTheme="minorBidi" w:hAnsiTheme="minorBidi" w:cstheme="minorBidi"/>
          <w:rtl/>
        </w:rPr>
      </w:pPr>
    </w:p>
    <w:p w14:paraId="6A7BB334" w14:textId="77777777" w:rsidR="007119E8" w:rsidRPr="000F23AF" w:rsidRDefault="007119E8" w:rsidP="007119E8">
      <w:pPr>
        <w:bidi/>
        <w:spacing w:line="276" w:lineRule="auto"/>
        <w:jc w:val="both"/>
        <w:rPr>
          <w:rFonts w:asciiTheme="minorBidi" w:hAnsiTheme="minorBidi" w:cstheme="minorBidi"/>
          <w:rtl/>
        </w:rPr>
      </w:pPr>
    </w:p>
    <w:p w14:paraId="2E68E2C0" w14:textId="77777777" w:rsidR="007119E8" w:rsidRPr="000F23AF" w:rsidRDefault="007119E8" w:rsidP="007119E8">
      <w:pPr>
        <w:bidi/>
        <w:spacing w:line="276" w:lineRule="auto"/>
        <w:jc w:val="both"/>
        <w:rPr>
          <w:rFonts w:asciiTheme="minorBidi" w:hAnsiTheme="minorBidi" w:cstheme="minorBidi"/>
          <w:rtl/>
        </w:rPr>
      </w:pPr>
    </w:p>
    <w:p w14:paraId="2FA4D5B0" w14:textId="77777777" w:rsidR="007119E8" w:rsidRPr="000F23AF" w:rsidRDefault="007119E8" w:rsidP="007119E8">
      <w:pPr>
        <w:bidi/>
        <w:spacing w:line="276" w:lineRule="auto"/>
        <w:jc w:val="both"/>
        <w:rPr>
          <w:rFonts w:asciiTheme="minorBidi" w:hAnsiTheme="minorBidi" w:cstheme="minorBidi"/>
          <w:rtl/>
        </w:rPr>
      </w:pPr>
    </w:p>
    <w:p w14:paraId="7372897F" w14:textId="77777777" w:rsidR="007119E8" w:rsidRPr="000F23AF" w:rsidRDefault="007119E8" w:rsidP="007119E8">
      <w:pPr>
        <w:bidi/>
        <w:spacing w:line="276" w:lineRule="auto"/>
        <w:jc w:val="both"/>
        <w:rPr>
          <w:rFonts w:asciiTheme="minorBidi" w:hAnsiTheme="minorBidi" w:cstheme="minorBidi"/>
          <w:rtl/>
        </w:rPr>
      </w:pPr>
    </w:p>
    <w:p w14:paraId="091BF332" w14:textId="77777777" w:rsidR="007119E8" w:rsidRPr="000F23AF" w:rsidRDefault="007119E8" w:rsidP="007119E8">
      <w:pPr>
        <w:bidi/>
        <w:spacing w:line="276" w:lineRule="auto"/>
        <w:jc w:val="both"/>
        <w:rPr>
          <w:rFonts w:asciiTheme="minorBidi" w:hAnsiTheme="minorBidi" w:cstheme="minorBidi"/>
          <w:rtl/>
        </w:rPr>
      </w:pPr>
    </w:p>
    <w:p w14:paraId="50DBEF93" w14:textId="77777777" w:rsidR="007119E8" w:rsidRDefault="007119E8" w:rsidP="007119E8">
      <w:pPr>
        <w:bidi/>
        <w:spacing w:line="276" w:lineRule="auto"/>
        <w:jc w:val="both"/>
        <w:rPr>
          <w:rFonts w:asciiTheme="minorBidi" w:hAnsiTheme="minorBidi" w:cstheme="minorBidi"/>
          <w:rtl/>
        </w:rPr>
      </w:pPr>
    </w:p>
    <w:p w14:paraId="69755152" w14:textId="77777777" w:rsidR="000F23AF" w:rsidRDefault="000F23AF" w:rsidP="000F23AF">
      <w:pPr>
        <w:bidi/>
        <w:spacing w:line="276" w:lineRule="auto"/>
        <w:jc w:val="both"/>
        <w:rPr>
          <w:rFonts w:asciiTheme="minorBidi" w:hAnsiTheme="minorBidi" w:cstheme="minorBidi"/>
          <w:rtl/>
        </w:rPr>
      </w:pPr>
    </w:p>
    <w:p w14:paraId="08147A25" w14:textId="77777777" w:rsidR="000F23AF" w:rsidRPr="000F23AF" w:rsidRDefault="000F23AF" w:rsidP="000F23AF">
      <w:pPr>
        <w:bidi/>
        <w:spacing w:line="276" w:lineRule="auto"/>
        <w:jc w:val="both"/>
        <w:rPr>
          <w:rFonts w:asciiTheme="minorBidi" w:hAnsiTheme="minorBidi" w:cstheme="minorBidi"/>
          <w:rtl/>
        </w:rPr>
      </w:pPr>
    </w:p>
    <w:p w14:paraId="3AE6AC04" w14:textId="77777777" w:rsidR="007119E8" w:rsidRPr="000F23AF" w:rsidRDefault="007119E8" w:rsidP="007119E8">
      <w:pPr>
        <w:bidi/>
        <w:spacing w:line="276" w:lineRule="auto"/>
        <w:jc w:val="both"/>
        <w:rPr>
          <w:rFonts w:asciiTheme="minorBidi" w:hAnsiTheme="minorBidi" w:cstheme="minorBidi"/>
          <w:rtl/>
        </w:rPr>
      </w:pPr>
    </w:p>
    <w:p w14:paraId="28839939" w14:textId="77777777" w:rsidR="00B5578B" w:rsidRPr="000F23AF" w:rsidRDefault="00B5578B" w:rsidP="002965E2">
      <w:pPr>
        <w:bidi/>
        <w:spacing w:before="240" w:after="120" w:line="276" w:lineRule="auto"/>
        <w:jc w:val="both"/>
        <w:outlineLvl w:val="0"/>
        <w:rPr>
          <w:rFonts w:asciiTheme="minorBidi" w:hAnsiTheme="minorBidi" w:cstheme="minorBidi"/>
          <w:b/>
          <w:bCs/>
          <w:kern w:val="28"/>
          <w:sz w:val="32"/>
          <w:szCs w:val="32"/>
          <w:rtl/>
        </w:rPr>
      </w:pPr>
      <w:bookmarkStart w:id="6" w:name="_Toc117154807"/>
      <w:r w:rsidRPr="000F23AF">
        <w:rPr>
          <w:rFonts w:asciiTheme="minorBidi" w:hAnsiTheme="minorBidi" w:cstheme="minorBidi"/>
          <w:b/>
          <w:bCs/>
          <w:kern w:val="28"/>
          <w:sz w:val="32"/>
          <w:szCs w:val="32"/>
          <w:rtl/>
        </w:rPr>
        <w:lastRenderedPageBreak/>
        <w:t>תקציר</w:t>
      </w:r>
    </w:p>
    <w:bookmarkEnd w:id="6"/>
    <w:p w14:paraId="4D608B4C" w14:textId="0C6B3FF4" w:rsidR="00DF1F06" w:rsidRPr="000F23AF" w:rsidRDefault="00DF1F06" w:rsidP="002965E2">
      <w:pPr>
        <w:bidi/>
        <w:spacing w:before="120" w:after="120" w:line="276" w:lineRule="auto"/>
        <w:jc w:val="both"/>
        <w:rPr>
          <w:rFonts w:asciiTheme="minorBidi" w:hAnsiTheme="minorBidi" w:cstheme="minorBidi"/>
          <w:rtl/>
        </w:rPr>
      </w:pPr>
      <w:r w:rsidRPr="000F23AF">
        <w:rPr>
          <w:rFonts w:asciiTheme="minorBidi" w:hAnsiTheme="minorBidi" w:cstheme="minorBidi"/>
          <w:rtl/>
        </w:rPr>
        <w:t xml:space="preserve">הפרויקט עוסק בהנדסת מערכת אוטונומית שתאפשר לרחפן לבצע משימה ספציפית של טיפוס 3 מדרגות, ללא התערבות ידנית של המשתמש מלבד הדלקת </w:t>
      </w:r>
      <w:proofErr w:type="spellStart"/>
      <w:r w:rsidRPr="000F23AF">
        <w:rPr>
          <w:rFonts w:asciiTheme="minorBidi" w:hAnsiTheme="minorBidi" w:cstheme="minorBidi"/>
          <w:rtl/>
        </w:rPr>
        <w:t>הרחפן</w:t>
      </w:r>
      <w:proofErr w:type="spellEnd"/>
      <w:r w:rsidR="001351B9" w:rsidRPr="000F23AF">
        <w:rPr>
          <w:rFonts w:asciiTheme="minorBidi" w:hAnsiTheme="minorBidi" w:cstheme="minorBidi"/>
          <w:rtl/>
        </w:rPr>
        <w:t xml:space="preserve"> והרצת המשימה</w:t>
      </w:r>
      <w:r w:rsidRPr="000F23AF">
        <w:rPr>
          <w:rFonts w:asciiTheme="minorBidi" w:hAnsiTheme="minorBidi" w:cstheme="minorBidi"/>
          <w:rtl/>
        </w:rPr>
        <w:t>.</w:t>
      </w:r>
    </w:p>
    <w:p w14:paraId="0BCCBF4D" w14:textId="77777777" w:rsidR="00DF1F06" w:rsidRPr="000F23AF" w:rsidRDefault="00DF1F06" w:rsidP="002965E2">
      <w:pPr>
        <w:bidi/>
        <w:spacing w:before="120" w:after="120" w:line="276" w:lineRule="auto"/>
        <w:jc w:val="both"/>
        <w:rPr>
          <w:rFonts w:asciiTheme="minorBidi" w:hAnsiTheme="minorBidi" w:cstheme="minorBidi"/>
        </w:rPr>
      </w:pPr>
      <w:r w:rsidRPr="000F23AF">
        <w:rPr>
          <w:rFonts w:asciiTheme="minorBidi" w:hAnsiTheme="minorBidi" w:cstheme="minorBidi"/>
          <w:rtl/>
        </w:rPr>
        <w:t xml:space="preserve">המערכת תשתמש בשני חיישני מרחק חיצוניים (אחד בחזית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xml:space="preserve"> ואחת בתחתיתו) שתפקידם לזהות מדרגות בזמן אמת, ו-</w:t>
      </w:r>
      <w:r w:rsidRPr="000F23AF">
        <w:rPr>
          <w:rFonts w:asciiTheme="minorBidi" w:hAnsiTheme="minorBidi" w:cstheme="minorBidi"/>
        </w:rPr>
        <w:t>Arduino</w:t>
      </w:r>
      <w:r w:rsidRPr="000F23AF">
        <w:rPr>
          <w:rFonts w:asciiTheme="minorBidi" w:hAnsiTheme="minorBidi" w:cstheme="minorBidi"/>
          <w:rtl/>
        </w:rPr>
        <w:t xml:space="preserve"> שישמש כיחידת עיבוד שתעבד את המידע מהחיישנים ותחליט מתי וכיצד לשלוח פקודות לטיפוס. המערכת כולה תעבוד באופן אוטונומי ובלולאת משוב מתמדת, כך </w:t>
      </w:r>
      <w:proofErr w:type="spellStart"/>
      <w:r w:rsidRPr="000F23AF">
        <w:rPr>
          <w:rFonts w:asciiTheme="minorBidi" w:hAnsiTheme="minorBidi" w:cstheme="minorBidi"/>
          <w:rtl/>
        </w:rPr>
        <w:t>שהרחפן</w:t>
      </w:r>
      <w:proofErr w:type="spellEnd"/>
      <w:r w:rsidRPr="000F23AF">
        <w:rPr>
          <w:rFonts w:asciiTheme="minorBidi" w:hAnsiTheme="minorBidi" w:cstheme="minorBidi"/>
          <w:rtl/>
        </w:rPr>
        <w:t xml:space="preserve"> יוכל להיערך בצורה נכונה לכל שלב במשימה.</w:t>
      </w:r>
    </w:p>
    <w:p w14:paraId="48D3AB8A" w14:textId="0C4FBB8B" w:rsidR="00DF1F06" w:rsidRPr="000F23AF" w:rsidRDefault="00DF1F06" w:rsidP="002965E2">
      <w:pPr>
        <w:bidi/>
        <w:spacing w:before="120" w:after="120" w:line="276" w:lineRule="auto"/>
        <w:jc w:val="both"/>
        <w:rPr>
          <w:rFonts w:asciiTheme="minorBidi" w:hAnsiTheme="minorBidi" w:cstheme="minorBidi"/>
        </w:rPr>
      </w:pPr>
      <w:r w:rsidRPr="000F23AF">
        <w:rPr>
          <w:rFonts w:asciiTheme="minorBidi" w:hAnsiTheme="minorBidi" w:cstheme="minorBidi"/>
          <w:rtl/>
        </w:rPr>
        <w:t xml:space="preserve">השליטה ברחפן מתבצעת באמצעות קוד </w:t>
      </w:r>
      <w:r w:rsidRPr="000F23AF">
        <w:rPr>
          <w:rFonts w:asciiTheme="minorBidi" w:hAnsiTheme="minorBidi" w:cstheme="minorBidi"/>
        </w:rPr>
        <w:t>Python</w:t>
      </w:r>
      <w:r w:rsidRPr="000F23AF">
        <w:rPr>
          <w:rFonts w:asciiTheme="minorBidi" w:hAnsiTheme="minorBidi" w:cstheme="minorBidi"/>
          <w:rtl/>
        </w:rPr>
        <w:t>, והחיישן מחובר ל-</w:t>
      </w:r>
      <w:r w:rsidRPr="000F23AF">
        <w:rPr>
          <w:rFonts w:asciiTheme="minorBidi" w:hAnsiTheme="minorBidi" w:cstheme="minorBidi"/>
        </w:rPr>
        <w:t>Arduino</w:t>
      </w:r>
      <w:r w:rsidRPr="000F23AF">
        <w:rPr>
          <w:rFonts w:asciiTheme="minorBidi" w:hAnsiTheme="minorBidi" w:cstheme="minorBidi"/>
          <w:rtl/>
        </w:rPr>
        <w:t xml:space="preserve"> שמאסף את נתוני המרחק </w:t>
      </w:r>
      <w:r w:rsidR="00514C97" w:rsidRPr="000F23AF">
        <w:rPr>
          <w:rFonts w:asciiTheme="minorBidi" w:hAnsiTheme="minorBidi" w:cstheme="minorBidi"/>
          <w:rtl/>
        </w:rPr>
        <w:t xml:space="preserve">באמצעות קוד </w:t>
      </w:r>
      <w:r w:rsidR="00514C97" w:rsidRPr="000F23AF">
        <w:rPr>
          <w:rFonts w:asciiTheme="minorBidi" w:hAnsiTheme="minorBidi" w:cstheme="minorBidi"/>
        </w:rPr>
        <w:t>C++</w:t>
      </w:r>
      <w:r w:rsidR="00514C97" w:rsidRPr="000F23AF">
        <w:rPr>
          <w:rFonts w:asciiTheme="minorBidi" w:hAnsiTheme="minorBidi" w:cstheme="minorBidi"/>
          <w:rtl/>
        </w:rPr>
        <w:t xml:space="preserve"> </w:t>
      </w:r>
      <w:r w:rsidRPr="000F23AF">
        <w:rPr>
          <w:rFonts w:asciiTheme="minorBidi" w:hAnsiTheme="minorBidi" w:cstheme="minorBidi"/>
          <w:rtl/>
        </w:rPr>
        <w:t>ומעבירם לרחפן לביצוע פקודות מתאימות. המערכת תקפיד על דיוק בגובה המדרגות ויציבות בטיפוס, כדי למנוע נזקים לרחפן ולשמור על ביצועים גבוהים.</w:t>
      </w:r>
    </w:p>
    <w:p w14:paraId="7B689A4E" w14:textId="77777777" w:rsidR="00DF1F06" w:rsidRPr="000F23AF" w:rsidRDefault="00DF1F06" w:rsidP="002965E2">
      <w:pPr>
        <w:bidi/>
        <w:spacing w:before="120" w:after="120" w:line="276" w:lineRule="auto"/>
        <w:jc w:val="both"/>
        <w:rPr>
          <w:rFonts w:asciiTheme="minorBidi" w:hAnsiTheme="minorBidi" w:cstheme="minorBidi"/>
        </w:rPr>
      </w:pPr>
      <w:r w:rsidRPr="000F23AF">
        <w:rPr>
          <w:rFonts w:asciiTheme="minorBidi" w:hAnsiTheme="minorBidi" w:cstheme="minorBidi"/>
          <w:rtl/>
        </w:rPr>
        <w:t xml:space="preserve">הפרויקט ימומש באמצעות חיבור רחפן לשני חיישני מרחק המחוברים ל- </w:t>
      </w:r>
      <w:r w:rsidRPr="000F23AF">
        <w:rPr>
          <w:rFonts w:asciiTheme="minorBidi" w:hAnsiTheme="minorBidi" w:cstheme="minorBidi"/>
        </w:rPr>
        <w:t>Arduino</w:t>
      </w:r>
      <w:r w:rsidRPr="000F23AF">
        <w:rPr>
          <w:rFonts w:asciiTheme="minorBidi" w:hAnsiTheme="minorBidi" w:cstheme="minorBidi"/>
          <w:rtl/>
        </w:rPr>
        <w:t xml:space="preserve">, אשר מודדים את המרחק למדרגות ולרצפה ומעביר את המידע למחשב דרך חיבור </w:t>
      </w:r>
      <w:r w:rsidRPr="000F23AF">
        <w:rPr>
          <w:rFonts w:asciiTheme="minorBidi" w:hAnsiTheme="minorBidi" w:cstheme="minorBidi"/>
        </w:rPr>
        <w:t>Serial</w:t>
      </w:r>
      <w:r w:rsidRPr="000F23AF">
        <w:rPr>
          <w:rFonts w:asciiTheme="minorBidi" w:hAnsiTheme="minorBidi" w:cstheme="minorBidi"/>
          <w:rtl/>
        </w:rPr>
        <w:t xml:space="preserve">. </w:t>
      </w:r>
    </w:p>
    <w:p w14:paraId="76F4A5FB" w14:textId="0CFC4A26" w:rsidR="00DF1F06" w:rsidRPr="000F23AF" w:rsidRDefault="00DF1F06" w:rsidP="002965E2">
      <w:pPr>
        <w:bidi/>
        <w:spacing w:before="120" w:after="120" w:line="276" w:lineRule="auto"/>
        <w:jc w:val="both"/>
        <w:rPr>
          <w:rFonts w:asciiTheme="minorBidi" w:hAnsiTheme="minorBidi" w:cstheme="minorBidi"/>
          <w:rtl/>
        </w:rPr>
      </w:pPr>
      <w:r w:rsidRPr="000F23AF">
        <w:rPr>
          <w:rFonts w:asciiTheme="minorBidi" w:hAnsiTheme="minorBidi" w:cstheme="minorBidi"/>
          <w:rtl/>
        </w:rPr>
        <w:t xml:space="preserve">הקוד ייכתב בשפת </w:t>
      </w:r>
      <w:r w:rsidRPr="000F23AF">
        <w:rPr>
          <w:rFonts w:asciiTheme="minorBidi" w:hAnsiTheme="minorBidi" w:cstheme="minorBidi"/>
        </w:rPr>
        <w:t>Python</w:t>
      </w:r>
      <w:r w:rsidRPr="000F23AF">
        <w:rPr>
          <w:rFonts w:asciiTheme="minorBidi" w:hAnsiTheme="minorBidi" w:cstheme="minorBidi"/>
          <w:rtl/>
        </w:rPr>
        <w:t xml:space="preserve"> ויאפשר שליטה ברחפן באמצעות </w:t>
      </w:r>
      <w:proofErr w:type="spellStart"/>
      <w:r w:rsidR="00581934" w:rsidRPr="000F23AF">
        <w:rPr>
          <w:rFonts w:asciiTheme="minorBidi" w:hAnsiTheme="minorBidi" w:cstheme="minorBidi"/>
          <w:rtl/>
        </w:rPr>
        <w:t>אפליקצייה</w:t>
      </w:r>
      <w:proofErr w:type="spellEnd"/>
      <w:r w:rsidR="00581934" w:rsidRPr="000F23AF">
        <w:rPr>
          <w:rFonts w:asciiTheme="minorBidi" w:hAnsiTheme="minorBidi" w:cstheme="minorBidi"/>
          <w:rtl/>
        </w:rPr>
        <w:t xml:space="preserve"> </w:t>
      </w:r>
      <w:proofErr w:type="spellStart"/>
      <w:r w:rsidR="00581934" w:rsidRPr="000F23AF">
        <w:rPr>
          <w:rFonts w:asciiTheme="minorBidi" w:hAnsiTheme="minorBidi" w:cstheme="minorBidi"/>
        </w:rPr>
        <w:t>MSDKRemote</w:t>
      </w:r>
      <w:proofErr w:type="spellEnd"/>
      <w:r w:rsidR="00581934" w:rsidRPr="000F23AF">
        <w:rPr>
          <w:rFonts w:asciiTheme="minorBidi" w:hAnsiTheme="minorBidi" w:cstheme="minorBidi"/>
          <w:rtl/>
        </w:rPr>
        <w:t xml:space="preserve"> שפותחה על ידי </w:t>
      </w:r>
      <w:r w:rsidR="00B45BE4" w:rsidRPr="000F23AF">
        <w:rPr>
          <w:rFonts w:asciiTheme="minorBidi" w:hAnsiTheme="minorBidi" w:cstheme="minorBidi"/>
          <w:rtl/>
        </w:rPr>
        <w:t xml:space="preserve">דניאל </w:t>
      </w:r>
      <w:proofErr w:type="spellStart"/>
      <w:r w:rsidR="00B45BE4" w:rsidRPr="000F23AF">
        <w:rPr>
          <w:rFonts w:asciiTheme="minorBidi" w:hAnsiTheme="minorBidi" w:cstheme="minorBidi"/>
          <w:rtl/>
        </w:rPr>
        <w:t>פנקוב</w:t>
      </w:r>
      <w:proofErr w:type="spellEnd"/>
      <w:r w:rsidRPr="000F23AF">
        <w:rPr>
          <w:rFonts w:asciiTheme="minorBidi" w:hAnsiTheme="minorBidi" w:cstheme="minorBidi"/>
          <w:rtl/>
        </w:rPr>
        <w:t>, תוך קריאה לנתוני החיישנים לעיבוד המרחקים</w:t>
      </w:r>
      <w:r w:rsidR="0098654F" w:rsidRPr="000F23AF">
        <w:rPr>
          <w:rFonts w:asciiTheme="minorBidi" w:hAnsiTheme="minorBidi" w:cstheme="minorBidi"/>
          <w:rtl/>
        </w:rPr>
        <w:t xml:space="preserve"> בשפת </w:t>
      </w:r>
      <w:r w:rsidR="0098654F" w:rsidRPr="000F23AF">
        <w:rPr>
          <w:rFonts w:asciiTheme="minorBidi" w:hAnsiTheme="minorBidi" w:cstheme="minorBidi"/>
        </w:rPr>
        <w:t>C++</w:t>
      </w:r>
      <w:r w:rsidRPr="000F23AF">
        <w:rPr>
          <w:rFonts w:asciiTheme="minorBidi" w:hAnsiTheme="minorBidi" w:cstheme="minorBidi"/>
          <w:rtl/>
        </w:rPr>
        <w:t xml:space="preserve">. על פי הנתונים, יישלחו פקודות ניווט לרחפן, כגון עלייה או עצירה, כדי לבצע את משימת הטיפוס באופן אוטונומי. כל התהליך יתבצע בסביבה מבוקרת </w:t>
      </w:r>
      <w:r w:rsidR="00060FFA" w:rsidRPr="000F23AF">
        <w:rPr>
          <w:rFonts w:asciiTheme="minorBidi" w:hAnsiTheme="minorBidi" w:cstheme="minorBidi"/>
          <w:rtl/>
        </w:rPr>
        <w:t>וייבדק</w:t>
      </w:r>
      <w:r w:rsidRPr="000F23AF">
        <w:rPr>
          <w:rFonts w:asciiTheme="minorBidi" w:hAnsiTheme="minorBidi" w:cstheme="minorBidi"/>
          <w:rtl/>
        </w:rPr>
        <w:t xml:space="preserve"> בתנאים שונים לשיפור הדיוק והיציבות של המערכת.</w:t>
      </w:r>
    </w:p>
    <w:p w14:paraId="28A69FEC" w14:textId="604B337F" w:rsidR="001D49BB" w:rsidRPr="000F23AF" w:rsidRDefault="001D49BB" w:rsidP="002965E2">
      <w:pPr>
        <w:bidi/>
        <w:spacing w:before="120" w:after="120" w:line="276" w:lineRule="auto"/>
        <w:jc w:val="both"/>
        <w:rPr>
          <w:rFonts w:asciiTheme="minorBidi" w:hAnsiTheme="minorBidi" w:cstheme="minorBidi"/>
          <w:rtl/>
        </w:rPr>
      </w:pPr>
      <w:r w:rsidRPr="000F23AF">
        <w:rPr>
          <w:rFonts w:asciiTheme="minorBidi" w:hAnsiTheme="minorBidi" w:cstheme="minorBidi"/>
          <w:rtl/>
        </w:rPr>
        <w:t xml:space="preserve">בעת הפעלת המערכת ניכנס </w:t>
      </w:r>
      <w:r w:rsidR="00B05C39" w:rsidRPr="000F23AF">
        <w:rPr>
          <w:rFonts w:asciiTheme="minorBidi" w:hAnsiTheme="minorBidi" w:cstheme="minorBidi"/>
          <w:rtl/>
        </w:rPr>
        <w:t>ב</w:t>
      </w:r>
      <w:r w:rsidRPr="000F23AF">
        <w:rPr>
          <w:rFonts w:asciiTheme="minorBidi" w:hAnsiTheme="minorBidi" w:cstheme="minorBidi"/>
          <w:rtl/>
        </w:rPr>
        <w:t>דיאגרמת הבלוקים ללולאת משוב</w:t>
      </w:r>
      <w:r w:rsidR="00B05C39" w:rsidRPr="000F23AF">
        <w:rPr>
          <w:rFonts w:asciiTheme="minorBidi" w:hAnsiTheme="minorBidi" w:cstheme="minorBidi"/>
          <w:rtl/>
        </w:rPr>
        <w:t xml:space="preserve"> בצורה הבאה</w:t>
      </w:r>
      <w:r w:rsidRPr="000F23AF">
        <w:rPr>
          <w:rFonts w:asciiTheme="minorBidi" w:hAnsiTheme="minorBidi" w:cstheme="minorBidi"/>
          <w:rtl/>
        </w:rPr>
        <w:t>:</w:t>
      </w:r>
    </w:p>
    <w:p w14:paraId="02352F34" w14:textId="1895EC76" w:rsidR="00DF1F06" w:rsidRPr="000F23AF" w:rsidRDefault="004A4EC3" w:rsidP="002965E2">
      <w:pPr>
        <w:bidi/>
        <w:spacing w:line="276" w:lineRule="auto"/>
        <w:jc w:val="both"/>
        <w:rPr>
          <w:rFonts w:asciiTheme="minorBidi" w:hAnsiTheme="minorBidi" w:cstheme="minorBidi"/>
          <w:noProof/>
          <w:rtl/>
          <w14:ligatures w14:val="standardContextual"/>
        </w:rPr>
      </w:pPr>
      <w:r w:rsidRPr="000F23AF">
        <w:rPr>
          <w:rFonts w:asciiTheme="minorBidi" w:hAnsiTheme="minorBidi" w:cstheme="minorBidi"/>
          <w:noProof/>
          <w14:ligatures w14:val="standardContextual"/>
        </w:rPr>
        <w:drawing>
          <wp:anchor distT="0" distB="0" distL="114300" distR="114300" simplePos="0" relativeHeight="251658240" behindDoc="0" locked="0" layoutInCell="1" allowOverlap="1" wp14:anchorId="21C36D8B" wp14:editId="158D36D5">
            <wp:simplePos x="0" y="0"/>
            <wp:positionH relativeFrom="column">
              <wp:posOffset>-401955</wp:posOffset>
            </wp:positionH>
            <wp:positionV relativeFrom="paragraph">
              <wp:posOffset>177800</wp:posOffset>
            </wp:positionV>
            <wp:extent cx="5946775" cy="2133600"/>
            <wp:effectExtent l="0" t="0" r="0" b="0"/>
            <wp:wrapNone/>
            <wp:docPr id="11" name="תמונה 10" descr="תמונה שמכילה טקסט, צילום מסך, גופן, תרשים&#10;&#10;תוכן שנוצר על-ידי בינה מלאכותית עשוי להיות שגוי.">
              <a:extLst xmlns:a="http://schemas.openxmlformats.org/drawingml/2006/main">
                <a:ext uri="{FF2B5EF4-FFF2-40B4-BE49-F238E27FC236}">
                  <a16:creationId xmlns:a16="http://schemas.microsoft.com/office/drawing/2014/main" id="{5382F835-4FB8-9BAF-B18A-DD9987E40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0" descr="תמונה שמכילה טקסט, צילום מסך, גופן, תרשים&#10;&#10;תוכן שנוצר על-ידי בינה מלאכותית עשוי להיות שגוי.">
                      <a:extLst>
                        <a:ext uri="{FF2B5EF4-FFF2-40B4-BE49-F238E27FC236}">
                          <a16:creationId xmlns:a16="http://schemas.microsoft.com/office/drawing/2014/main" id="{5382F835-4FB8-9BAF-B18A-DD9987E408C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6775" cy="2133600"/>
                    </a:xfrm>
                    <a:prstGeom prst="rect">
                      <a:avLst/>
                    </a:prstGeom>
                  </pic:spPr>
                </pic:pic>
              </a:graphicData>
            </a:graphic>
            <wp14:sizeRelH relativeFrom="page">
              <wp14:pctWidth>0</wp14:pctWidth>
            </wp14:sizeRelH>
            <wp14:sizeRelV relativeFrom="page">
              <wp14:pctHeight>0</wp14:pctHeight>
            </wp14:sizeRelV>
          </wp:anchor>
        </w:drawing>
      </w:r>
    </w:p>
    <w:p w14:paraId="70ABB309" w14:textId="281D7BDD" w:rsidR="00B05C39" w:rsidRPr="000F23AF" w:rsidRDefault="00B05C39" w:rsidP="002965E2">
      <w:pPr>
        <w:bidi/>
        <w:spacing w:line="276" w:lineRule="auto"/>
        <w:jc w:val="both"/>
        <w:rPr>
          <w:rFonts w:asciiTheme="minorBidi" w:hAnsiTheme="minorBidi" w:cstheme="minorBidi"/>
          <w:noProof/>
          <w:rtl/>
          <w14:ligatures w14:val="standardContextual"/>
        </w:rPr>
      </w:pPr>
    </w:p>
    <w:p w14:paraId="4F2FEF7E" w14:textId="4EFE1B57" w:rsidR="00B05C39" w:rsidRPr="000F23AF" w:rsidRDefault="00B05C39" w:rsidP="002965E2">
      <w:pPr>
        <w:bidi/>
        <w:spacing w:line="276" w:lineRule="auto"/>
        <w:jc w:val="both"/>
        <w:rPr>
          <w:rFonts w:asciiTheme="minorBidi" w:hAnsiTheme="minorBidi" w:cstheme="minorBidi"/>
          <w:noProof/>
          <w:rtl/>
          <w14:ligatures w14:val="standardContextual"/>
        </w:rPr>
      </w:pPr>
    </w:p>
    <w:p w14:paraId="0FC8E5E3" w14:textId="4A933F73" w:rsidR="00B05C39" w:rsidRPr="000F23AF" w:rsidRDefault="00B05C39" w:rsidP="002965E2">
      <w:pPr>
        <w:bidi/>
        <w:spacing w:line="276" w:lineRule="auto"/>
        <w:jc w:val="both"/>
        <w:rPr>
          <w:rFonts w:asciiTheme="minorBidi" w:hAnsiTheme="minorBidi" w:cstheme="minorBidi"/>
          <w:noProof/>
          <w:rtl/>
          <w14:ligatures w14:val="standardContextual"/>
        </w:rPr>
      </w:pPr>
    </w:p>
    <w:p w14:paraId="096E7645" w14:textId="77777777" w:rsidR="00B05C39" w:rsidRPr="000F23AF" w:rsidRDefault="00B05C39" w:rsidP="002965E2">
      <w:pPr>
        <w:bidi/>
        <w:spacing w:line="276" w:lineRule="auto"/>
        <w:jc w:val="both"/>
        <w:rPr>
          <w:rFonts w:asciiTheme="minorBidi" w:hAnsiTheme="minorBidi" w:cstheme="minorBidi"/>
          <w:noProof/>
          <w:rtl/>
          <w14:ligatures w14:val="standardContextual"/>
        </w:rPr>
      </w:pPr>
    </w:p>
    <w:p w14:paraId="2C6509BA" w14:textId="77777777" w:rsidR="00B05C39" w:rsidRPr="000F23AF" w:rsidRDefault="00B05C39" w:rsidP="002965E2">
      <w:pPr>
        <w:bidi/>
        <w:spacing w:line="276" w:lineRule="auto"/>
        <w:jc w:val="both"/>
        <w:rPr>
          <w:rFonts w:asciiTheme="minorBidi" w:hAnsiTheme="minorBidi" w:cstheme="minorBidi"/>
          <w:noProof/>
          <w:rtl/>
          <w14:ligatures w14:val="standardContextual"/>
        </w:rPr>
      </w:pPr>
    </w:p>
    <w:p w14:paraId="28B88B8F" w14:textId="77777777" w:rsidR="004A4EC3" w:rsidRPr="000F23AF" w:rsidRDefault="004A4EC3" w:rsidP="004A4EC3">
      <w:pPr>
        <w:bidi/>
        <w:spacing w:line="276" w:lineRule="auto"/>
        <w:jc w:val="both"/>
        <w:rPr>
          <w:rFonts w:asciiTheme="minorBidi" w:hAnsiTheme="minorBidi" w:cstheme="minorBidi"/>
          <w:noProof/>
          <w:rtl/>
          <w14:ligatures w14:val="standardContextual"/>
        </w:rPr>
      </w:pPr>
    </w:p>
    <w:p w14:paraId="76D00608" w14:textId="77777777" w:rsidR="004A4EC3" w:rsidRPr="000F23AF" w:rsidRDefault="004A4EC3" w:rsidP="004A4EC3">
      <w:pPr>
        <w:bidi/>
        <w:spacing w:line="276" w:lineRule="auto"/>
        <w:jc w:val="both"/>
        <w:rPr>
          <w:rFonts w:asciiTheme="minorBidi" w:hAnsiTheme="minorBidi" w:cstheme="minorBidi"/>
          <w:noProof/>
          <w:rtl/>
          <w14:ligatures w14:val="standardContextual"/>
        </w:rPr>
      </w:pPr>
    </w:p>
    <w:p w14:paraId="5EFF09FD" w14:textId="77777777" w:rsidR="004A4EC3" w:rsidRPr="000F23AF" w:rsidRDefault="004A4EC3" w:rsidP="004A4EC3">
      <w:pPr>
        <w:bidi/>
        <w:spacing w:line="276" w:lineRule="auto"/>
        <w:jc w:val="both"/>
        <w:rPr>
          <w:rFonts w:asciiTheme="minorBidi" w:hAnsiTheme="minorBidi" w:cstheme="minorBidi"/>
          <w:noProof/>
          <w:rtl/>
          <w14:ligatures w14:val="standardContextual"/>
        </w:rPr>
      </w:pPr>
    </w:p>
    <w:p w14:paraId="1EC284A7" w14:textId="77777777" w:rsidR="004A4EC3" w:rsidRPr="000F23AF" w:rsidRDefault="004A4EC3" w:rsidP="004A4EC3">
      <w:pPr>
        <w:bidi/>
        <w:spacing w:line="276" w:lineRule="auto"/>
        <w:jc w:val="both"/>
        <w:rPr>
          <w:rFonts w:asciiTheme="minorBidi" w:hAnsiTheme="minorBidi" w:cstheme="minorBidi"/>
          <w:noProof/>
          <w:rtl/>
          <w14:ligatures w14:val="standardContextual"/>
        </w:rPr>
      </w:pPr>
    </w:p>
    <w:p w14:paraId="2C3980D4" w14:textId="64ECAEDB" w:rsidR="00B05C39" w:rsidRPr="000F23AF" w:rsidRDefault="00B05C39" w:rsidP="002965E2">
      <w:pPr>
        <w:bidi/>
        <w:spacing w:line="276" w:lineRule="auto"/>
        <w:jc w:val="both"/>
        <w:rPr>
          <w:rFonts w:asciiTheme="minorBidi" w:hAnsiTheme="minorBidi" w:cstheme="minorBidi"/>
          <w:noProof/>
          <w:rtl/>
          <w14:ligatures w14:val="standardContextual"/>
        </w:rPr>
      </w:pPr>
    </w:p>
    <w:p w14:paraId="6BCF828E" w14:textId="551B4477" w:rsidR="00B05C39" w:rsidRPr="000F23AF" w:rsidRDefault="00B05C39" w:rsidP="002965E2">
      <w:pPr>
        <w:bidi/>
        <w:spacing w:line="276" w:lineRule="auto"/>
        <w:jc w:val="both"/>
        <w:rPr>
          <w:rFonts w:asciiTheme="minorBidi" w:hAnsiTheme="minorBidi" w:cstheme="minorBidi"/>
          <w:noProof/>
          <w14:ligatures w14:val="standardContextual"/>
        </w:rPr>
      </w:pPr>
    </w:p>
    <w:p w14:paraId="3BE8333E" w14:textId="5F5F1BDE" w:rsidR="006C497B" w:rsidRPr="000F23AF" w:rsidRDefault="006C497B" w:rsidP="002965E2">
      <w:pPr>
        <w:pStyle w:val="af0"/>
        <w:bidi/>
        <w:spacing w:after="120" w:line="276" w:lineRule="auto"/>
        <w:jc w:val="center"/>
        <w:rPr>
          <w:rFonts w:asciiTheme="minorBidi" w:hAnsiTheme="minorBidi" w:cstheme="minorBidi"/>
          <w:rtl/>
        </w:rPr>
      </w:pPr>
      <w:bookmarkStart w:id="7" w:name="_Toc225732296"/>
      <w:bookmarkStart w:id="8" w:name="_Toc34812748"/>
      <w:r w:rsidRPr="000F23AF">
        <w:rPr>
          <w:rFonts w:asciiTheme="minorBidi" w:hAnsiTheme="minorBidi" w:cstheme="minorBidi"/>
          <w:rtl/>
        </w:rPr>
        <w:t xml:space="preserve">איור </w:t>
      </w:r>
      <w:r w:rsidRPr="000F23AF">
        <w:rPr>
          <w:rFonts w:asciiTheme="minorBidi" w:hAnsiTheme="minorBidi" w:cstheme="minorBidi"/>
          <w:rtl/>
        </w:rPr>
        <w:fldChar w:fldCharType="begin"/>
      </w:r>
      <w:r w:rsidRPr="000F23AF">
        <w:rPr>
          <w:rFonts w:asciiTheme="minorBidi" w:hAnsiTheme="minorBidi" w:cstheme="minorBidi"/>
          <w:rtl/>
        </w:rPr>
        <w:instrText xml:space="preserve"> </w:instrText>
      </w:r>
      <w:r w:rsidRPr="000F23AF">
        <w:rPr>
          <w:rFonts w:asciiTheme="minorBidi" w:hAnsiTheme="minorBidi" w:cstheme="minorBidi"/>
        </w:rPr>
        <w:instrText>SEQ</w:instrText>
      </w:r>
      <w:r w:rsidRPr="000F23AF">
        <w:rPr>
          <w:rFonts w:asciiTheme="minorBidi" w:hAnsiTheme="minorBidi" w:cstheme="minorBidi"/>
          <w:rtl/>
        </w:rPr>
        <w:instrText xml:space="preserve"> איור \* </w:instrText>
      </w:r>
      <w:r w:rsidRPr="000F23AF">
        <w:rPr>
          <w:rFonts w:asciiTheme="minorBidi" w:hAnsiTheme="minorBidi" w:cstheme="minorBidi"/>
        </w:rPr>
        <w:instrText>ARABIC</w:instrText>
      </w:r>
      <w:r w:rsidRPr="000F23AF">
        <w:rPr>
          <w:rFonts w:asciiTheme="minorBidi" w:hAnsiTheme="minorBidi" w:cstheme="minorBidi"/>
          <w:rtl/>
        </w:rPr>
        <w:instrText xml:space="preserve"> </w:instrText>
      </w:r>
      <w:r w:rsidRPr="000F23AF">
        <w:rPr>
          <w:rFonts w:asciiTheme="minorBidi" w:hAnsiTheme="minorBidi" w:cstheme="minorBidi"/>
          <w:rtl/>
        </w:rPr>
        <w:fldChar w:fldCharType="separate"/>
      </w:r>
      <w:r w:rsidRPr="000F23AF">
        <w:rPr>
          <w:rFonts w:asciiTheme="minorBidi" w:hAnsiTheme="minorBidi" w:cstheme="minorBidi"/>
          <w:noProof/>
          <w:rtl/>
        </w:rPr>
        <w:t>1</w:t>
      </w:r>
      <w:r w:rsidRPr="000F23AF">
        <w:rPr>
          <w:rFonts w:asciiTheme="minorBidi" w:hAnsiTheme="minorBidi" w:cstheme="minorBidi"/>
          <w:rtl/>
        </w:rPr>
        <w:fldChar w:fldCharType="end"/>
      </w:r>
      <w:r w:rsidRPr="000F23AF">
        <w:rPr>
          <w:rFonts w:asciiTheme="minorBidi" w:hAnsiTheme="minorBidi" w:cstheme="minorBidi"/>
          <w:rtl/>
        </w:rPr>
        <w:t xml:space="preserve"> –</w:t>
      </w:r>
      <w:r w:rsidR="00060FFA" w:rsidRPr="000F23AF">
        <w:rPr>
          <w:rFonts w:asciiTheme="minorBidi" w:hAnsiTheme="minorBidi" w:cstheme="minorBidi"/>
          <w:rtl/>
        </w:rPr>
        <w:t xml:space="preserve"> </w:t>
      </w:r>
      <w:r w:rsidRPr="000F23AF">
        <w:rPr>
          <w:rFonts w:asciiTheme="minorBidi" w:hAnsiTheme="minorBidi" w:cstheme="minorBidi"/>
          <w:rtl/>
        </w:rPr>
        <w:t>דיאגראמת בלוקים</w:t>
      </w:r>
      <w:bookmarkEnd w:id="7"/>
      <w:bookmarkEnd w:id="8"/>
    </w:p>
    <w:p w14:paraId="5BC1F769" w14:textId="26A08CD2" w:rsidR="006C497B" w:rsidRPr="000F23AF" w:rsidRDefault="006C497B" w:rsidP="002965E2">
      <w:pPr>
        <w:tabs>
          <w:tab w:val="left" w:pos="2042"/>
        </w:tabs>
        <w:bidi/>
        <w:spacing w:line="276" w:lineRule="auto"/>
        <w:jc w:val="both"/>
        <w:rPr>
          <w:rFonts w:asciiTheme="minorBidi" w:hAnsiTheme="minorBidi" w:cstheme="minorBidi"/>
          <w:rtl/>
        </w:rPr>
      </w:pPr>
    </w:p>
    <w:p w14:paraId="0E592B1E" w14:textId="06E1BFFC" w:rsidR="00BB47CD" w:rsidRPr="000F23AF" w:rsidRDefault="00BB47CD" w:rsidP="002965E2">
      <w:pPr>
        <w:tabs>
          <w:tab w:val="left" w:pos="2042"/>
        </w:tabs>
        <w:bidi/>
        <w:spacing w:line="276" w:lineRule="auto"/>
        <w:jc w:val="both"/>
        <w:rPr>
          <w:rFonts w:asciiTheme="minorBidi" w:hAnsiTheme="minorBidi" w:cstheme="minorBidi"/>
          <w:rtl/>
        </w:rPr>
      </w:pPr>
    </w:p>
    <w:p w14:paraId="2DC707AF" w14:textId="70710949" w:rsidR="00BB47CD" w:rsidRPr="000F23AF" w:rsidRDefault="00BB47CD" w:rsidP="002965E2">
      <w:pPr>
        <w:tabs>
          <w:tab w:val="left" w:pos="2042"/>
        </w:tabs>
        <w:bidi/>
        <w:spacing w:line="276" w:lineRule="auto"/>
        <w:jc w:val="both"/>
        <w:rPr>
          <w:rFonts w:asciiTheme="minorBidi" w:hAnsiTheme="minorBidi" w:cstheme="minorBidi"/>
          <w:rtl/>
        </w:rPr>
      </w:pPr>
    </w:p>
    <w:p w14:paraId="79C090C9" w14:textId="77777777" w:rsidR="007119E8" w:rsidRPr="000F23AF" w:rsidRDefault="007119E8" w:rsidP="007119E8">
      <w:pPr>
        <w:tabs>
          <w:tab w:val="left" w:pos="2042"/>
        </w:tabs>
        <w:bidi/>
        <w:spacing w:line="276" w:lineRule="auto"/>
        <w:jc w:val="both"/>
        <w:rPr>
          <w:rFonts w:asciiTheme="minorBidi" w:hAnsiTheme="minorBidi" w:cstheme="minorBidi"/>
          <w:rtl/>
        </w:rPr>
      </w:pPr>
    </w:p>
    <w:p w14:paraId="24AC9955" w14:textId="77777777" w:rsidR="004A4EC3" w:rsidRPr="000F23AF" w:rsidRDefault="004A4EC3" w:rsidP="004A4EC3">
      <w:pPr>
        <w:tabs>
          <w:tab w:val="left" w:pos="2042"/>
        </w:tabs>
        <w:bidi/>
        <w:spacing w:line="276" w:lineRule="auto"/>
        <w:jc w:val="both"/>
        <w:rPr>
          <w:rFonts w:asciiTheme="minorBidi" w:hAnsiTheme="minorBidi" w:cstheme="minorBidi"/>
          <w:rtl/>
        </w:rPr>
      </w:pPr>
    </w:p>
    <w:p w14:paraId="6B0F902A" w14:textId="77777777" w:rsidR="00BB47CD" w:rsidRPr="000F23AF" w:rsidRDefault="00BB47CD" w:rsidP="002965E2">
      <w:pPr>
        <w:tabs>
          <w:tab w:val="left" w:pos="2042"/>
        </w:tabs>
        <w:bidi/>
        <w:spacing w:line="276" w:lineRule="auto"/>
        <w:jc w:val="both"/>
        <w:rPr>
          <w:rFonts w:asciiTheme="minorBidi" w:hAnsiTheme="minorBidi" w:cstheme="minorBidi"/>
          <w:rtl/>
        </w:rPr>
      </w:pPr>
    </w:p>
    <w:p w14:paraId="5B5F477E" w14:textId="77777777" w:rsidR="00DC21E1" w:rsidRPr="000F23AF" w:rsidRDefault="00DC21E1" w:rsidP="002965E2">
      <w:pPr>
        <w:tabs>
          <w:tab w:val="left" w:pos="2042"/>
        </w:tabs>
        <w:bidi/>
        <w:spacing w:line="276" w:lineRule="auto"/>
        <w:jc w:val="both"/>
        <w:rPr>
          <w:rFonts w:asciiTheme="minorBidi" w:hAnsiTheme="minorBidi" w:cstheme="minorBidi"/>
          <w:rtl/>
        </w:rPr>
      </w:pPr>
    </w:p>
    <w:p w14:paraId="30169CD5" w14:textId="77777777" w:rsidR="006141D8" w:rsidRPr="000F23AF" w:rsidRDefault="006141D8" w:rsidP="006141D8">
      <w:pPr>
        <w:tabs>
          <w:tab w:val="left" w:pos="2042"/>
        </w:tabs>
        <w:bidi/>
        <w:spacing w:line="276" w:lineRule="auto"/>
        <w:jc w:val="both"/>
        <w:rPr>
          <w:rFonts w:asciiTheme="minorBidi" w:hAnsiTheme="minorBidi" w:cstheme="minorBidi"/>
          <w:rtl/>
        </w:rPr>
      </w:pPr>
    </w:p>
    <w:p w14:paraId="72545AFD" w14:textId="77777777" w:rsidR="003C278C" w:rsidRPr="0035272A" w:rsidRDefault="003C278C" w:rsidP="002965E2">
      <w:pPr>
        <w:keepNext/>
        <w:bidi/>
        <w:spacing w:before="240" w:after="120" w:line="276" w:lineRule="auto"/>
        <w:ind w:left="432" w:hanging="432"/>
        <w:jc w:val="both"/>
        <w:outlineLvl w:val="0"/>
        <w:rPr>
          <w:rFonts w:asciiTheme="minorBidi" w:hAnsiTheme="minorBidi" w:cstheme="minorBidi"/>
          <w:b/>
          <w:bCs/>
          <w:kern w:val="28"/>
          <w:sz w:val="32"/>
          <w:szCs w:val="32"/>
          <w:rtl/>
        </w:rPr>
      </w:pPr>
      <w:bookmarkStart w:id="9" w:name="_Toc312310374"/>
      <w:bookmarkStart w:id="10" w:name="_Toc117154808"/>
      <w:r w:rsidRPr="0035272A">
        <w:rPr>
          <w:rFonts w:asciiTheme="minorBidi" w:hAnsiTheme="minorBidi" w:cstheme="minorBidi"/>
          <w:b/>
          <w:bCs/>
          <w:kern w:val="28"/>
          <w:sz w:val="32"/>
          <w:szCs w:val="32"/>
          <w:rtl/>
        </w:rPr>
        <w:lastRenderedPageBreak/>
        <w:t>הקדמה</w:t>
      </w:r>
      <w:bookmarkEnd w:id="9"/>
      <w:bookmarkEnd w:id="10"/>
    </w:p>
    <w:p w14:paraId="51A40EAA" w14:textId="77777777" w:rsidR="007C551E" w:rsidRPr="000F23AF" w:rsidRDefault="007C551E" w:rsidP="002965E2">
      <w:pPr>
        <w:bidi/>
        <w:spacing w:before="120" w:after="120" w:line="276" w:lineRule="auto"/>
        <w:jc w:val="both"/>
        <w:rPr>
          <w:rFonts w:asciiTheme="minorBidi" w:hAnsiTheme="minorBidi" w:cstheme="minorBidi"/>
          <w:rtl/>
        </w:rPr>
      </w:pPr>
      <w:r w:rsidRPr="000F23AF">
        <w:rPr>
          <w:rFonts w:asciiTheme="minorBidi" w:hAnsiTheme="minorBidi" w:cstheme="minorBidi"/>
          <w:rtl/>
        </w:rPr>
        <w:t>בפרק זה יתוארו:</w:t>
      </w:r>
    </w:p>
    <w:p w14:paraId="1DD36A80" w14:textId="77777777" w:rsidR="007C551E" w:rsidRPr="000F23AF" w:rsidRDefault="007C551E" w:rsidP="002965E2">
      <w:pPr>
        <w:numPr>
          <w:ilvl w:val="0"/>
          <w:numId w:val="1"/>
        </w:numPr>
        <w:bidi/>
        <w:spacing w:before="120" w:after="120" w:line="276" w:lineRule="auto"/>
        <w:jc w:val="both"/>
        <w:rPr>
          <w:rFonts w:asciiTheme="minorBidi" w:hAnsiTheme="minorBidi" w:cstheme="minorBidi"/>
          <w:rtl/>
        </w:rPr>
      </w:pPr>
      <w:r w:rsidRPr="000F23AF">
        <w:rPr>
          <w:rFonts w:asciiTheme="minorBidi" w:hAnsiTheme="minorBidi" w:cstheme="minorBidi"/>
          <w:rtl/>
        </w:rPr>
        <w:t>מטרות הפרויקט</w:t>
      </w:r>
    </w:p>
    <w:p w14:paraId="52A962B3" w14:textId="77777777" w:rsidR="007C551E" w:rsidRPr="000F23AF" w:rsidRDefault="007C551E" w:rsidP="002965E2">
      <w:pPr>
        <w:numPr>
          <w:ilvl w:val="0"/>
          <w:numId w:val="1"/>
        </w:numPr>
        <w:bidi/>
        <w:spacing w:before="120" w:after="120" w:line="276" w:lineRule="auto"/>
        <w:jc w:val="both"/>
        <w:rPr>
          <w:rFonts w:asciiTheme="minorBidi" w:hAnsiTheme="minorBidi" w:cstheme="minorBidi"/>
          <w:rtl/>
        </w:rPr>
      </w:pPr>
      <w:r w:rsidRPr="000F23AF">
        <w:rPr>
          <w:rFonts w:asciiTheme="minorBidi" w:hAnsiTheme="minorBidi" w:cstheme="minorBidi"/>
          <w:rtl/>
        </w:rPr>
        <w:t xml:space="preserve">המוטיבציה </w:t>
      </w:r>
    </w:p>
    <w:p w14:paraId="473C61B1" w14:textId="77777777" w:rsidR="007C551E" w:rsidRPr="000F23AF" w:rsidRDefault="007C551E" w:rsidP="002965E2">
      <w:pPr>
        <w:numPr>
          <w:ilvl w:val="0"/>
          <w:numId w:val="1"/>
        </w:numPr>
        <w:bidi/>
        <w:spacing w:before="120" w:after="120" w:line="276" w:lineRule="auto"/>
        <w:jc w:val="both"/>
        <w:rPr>
          <w:rFonts w:asciiTheme="minorBidi" w:hAnsiTheme="minorBidi" w:cstheme="minorBidi"/>
          <w:rtl/>
        </w:rPr>
      </w:pPr>
      <w:r w:rsidRPr="000F23AF">
        <w:rPr>
          <w:rFonts w:asciiTheme="minorBidi" w:hAnsiTheme="minorBidi" w:cstheme="minorBidi"/>
          <w:rtl/>
        </w:rPr>
        <w:t>הגישה לפתרון הבעיה</w:t>
      </w:r>
    </w:p>
    <w:p w14:paraId="727C9605" w14:textId="77777777" w:rsidR="007C551E" w:rsidRPr="000F23AF" w:rsidRDefault="007C551E" w:rsidP="002965E2">
      <w:pPr>
        <w:numPr>
          <w:ilvl w:val="0"/>
          <w:numId w:val="1"/>
        </w:numPr>
        <w:bidi/>
        <w:spacing w:before="120" w:after="120" w:line="276" w:lineRule="auto"/>
        <w:jc w:val="both"/>
        <w:rPr>
          <w:rFonts w:asciiTheme="minorBidi" w:hAnsiTheme="minorBidi" w:cstheme="minorBidi"/>
          <w:rtl/>
        </w:rPr>
      </w:pPr>
      <w:r w:rsidRPr="000F23AF">
        <w:rPr>
          <w:rFonts w:asciiTheme="minorBidi" w:hAnsiTheme="minorBidi" w:cstheme="minorBidi"/>
          <w:rtl/>
        </w:rPr>
        <w:t>השוואה כנגד עבודות ואלגוריתמים/מימושים קיימים בנושא</w:t>
      </w:r>
    </w:p>
    <w:p w14:paraId="0488CF8E" w14:textId="42E6D8FA" w:rsidR="008909C6" w:rsidRPr="000F23AF" w:rsidRDefault="00721474" w:rsidP="002965E2">
      <w:pPr>
        <w:tabs>
          <w:tab w:val="left" w:pos="2042"/>
        </w:tabs>
        <w:bidi/>
        <w:spacing w:line="276" w:lineRule="auto"/>
        <w:jc w:val="both"/>
        <w:rPr>
          <w:rFonts w:asciiTheme="minorBidi" w:hAnsiTheme="minorBidi" w:cstheme="minorBidi"/>
          <w:u w:val="single"/>
          <w:rtl/>
        </w:rPr>
      </w:pPr>
      <w:r w:rsidRPr="000F23AF">
        <w:rPr>
          <w:rFonts w:asciiTheme="minorBidi" w:hAnsiTheme="minorBidi" w:cstheme="minorBidi"/>
          <w:u w:val="single"/>
          <w:rtl/>
        </w:rPr>
        <w:t>מטרות הפרויקט</w:t>
      </w:r>
    </w:p>
    <w:p w14:paraId="040FCAEA" w14:textId="45AF3E06" w:rsidR="002123A4" w:rsidRPr="000F23AF" w:rsidRDefault="008909C6" w:rsidP="0035272A">
      <w:pPr>
        <w:bidi/>
        <w:spacing w:before="120" w:after="120" w:line="276" w:lineRule="auto"/>
        <w:jc w:val="both"/>
        <w:rPr>
          <w:rFonts w:asciiTheme="minorBidi" w:hAnsiTheme="minorBidi" w:cstheme="minorBidi"/>
          <w:rtl/>
        </w:rPr>
      </w:pPr>
      <w:r w:rsidRPr="000F23AF">
        <w:rPr>
          <w:rFonts w:asciiTheme="minorBidi" w:hAnsiTheme="minorBidi" w:cstheme="minorBidi"/>
          <w:rtl/>
        </w:rPr>
        <w:t xml:space="preserve">מטרת הפרויקט היא לפתח מערכת אוטונומית לחלוטין המאפשרת לרחפן לזהות </w:t>
      </w:r>
      <w:r w:rsidR="00920089" w:rsidRPr="000F23AF">
        <w:rPr>
          <w:rFonts w:asciiTheme="minorBidi" w:hAnsiTheme="minorBidi" w:cstheme="minorBidi"/>
          <w:rtl/>
        </w:rPr>
        <w:t xml:space="preserve">3 </w:t>
      </w:r>
      <w:r w:rsidRPr="000F23AF">
        <w:rPr>
          <w:rFonts w:asciiTheme="minorBidi" w:hAnsiTheme="minorBidi" w:cstheme="minorBidi"/>
          <w:rtl/>
        </w:rPr>
        <w:t>מדרגות ולנווט מעליהן באופן עצמאי, ללא התערבות אנושית. המערכת מבוססת על רחפן מדגם</w:t>
      </w:r>
      <w:r w:rsidRPr="000F23AF">
        <w:rPr>
          <w:rFonts w:asciiTheme="minorBidi" w:hAnsiTheme="minorBidi" w:cstheme="minorBidi"/>
        </w:rPr>
        <w:t xml:space="preserve"> DJI Mini Pro 3</w:t>
      </w:r>
      <w:r w:rsidR="0064165E" w:rsidRPr="000F23AF">
        <w:rPr>
          <w:rFonts w:asciiTheme="minorBidi" w:hAnsiTheme="minorBidi" w:cstheme="minorBidi"/>
        </w:rPr>
        <w:t xml:space="preserve"> </w:t>
      </w:r>
      <w:r w:rsidR="00411012" w:rsidRPr="000F23AF">
        <w:rPr>
          <w:rFonts w:asciiTheme="minorBidi" w:hAnsiTheme="minorBidi" w:cstheme="minorBidi"/>
          <w:rtl/>
        </w:rPr>
        <w:t xml:space="preserve"> </w:t>
      </w:r>
      <w:r w:rsidRPr="000F23AF">
        <w:rPr>
          <w:rFonts w:asciiTheme="minorBidi" w:hAnsiTheme="minorBidi" w:cstheme="minorBidi"/>
          <w:rtl/>
        </w:rPr>
        <w:t xml:space="preserve">שעליו הותקנה מערכת חיישנים שפותחה באופן ידני. המערכת כוללת שני חיישני </w:t>
      </w:r>
      <w:proofErr w:type="spellStart"/>
      <w:r w:rsidRPr="000F23AF">
        <w:rPr>
          <w:rFonts w:asciiTheme="minorBidi" w:hAnsiTheme="minorBidi" w:cstheme="minorBidi"/>
          <w:rtl/>
        </w:rPr>
        <w:t>אולטרסוניק</w:t>
      </w:r>
      <w:proofErr w:type="spellEnd"/>
      <w:r w:rsidRPr="000F23AF">
        <w:rPr>
          <w:rFonts w:asciiTheme="minorBidi" w:hAnsiTheme="minorBidi" w:cstheme="minorBidi"/>
          <w:rtl/>
        </w:rPr>
        <w:t>, לוח פיתוח מסוג</w:t>
      </w:r>
      <w:r w:rsidRPr="000F23AF">
        <w:rPr>
          <w:rFonts w:asciiTheme="minorBidi" w:hAnsiTheme="minorBidi" w:cstheme="minorBidi"/>
        </w:rPr>
        <w:t xml:space="preserve"> Arduino Nano 33 IoT, </w:t>
      </w:r>
      <w:r w:rsidRPr="000F23AF">
        <w:rPr>
          <w:rFonts w:asciiTheme="minorBidi" w:hAnsiTheme="minorBidi" w:cstheme="minorBidi"/>
          <w:rtl/>
        </w:rPr>
        <w:t>סוללת ליתיום ונורת ביקורת, כאשר הסוללה מחוברת דרך מטען/מגבר מסוג</w:t>
      </w:r>
      <w:r w:rsidR="002123A4" w:rsidRPr="000F23AF">
        <w:rPr>
          <w:rFonts w:asciiTheme="minorBidi" w:hAnsiTheme="minorBidi" w:cstheme="minorBidi"/>
          <w:rtl/>
        </w:rPr>
        <w:t xml:space="preserve"> </w:t>
      </w:r>
      <w:r w:rsidRPr="000F23AF">
        <w:rPr>
          <w:rFonts w:asciiTheme="minorBidi" w:hAnsiTheme="minorBidi" w:cstheme="minorBidi"/>
        </w:rPr>
        <w:t xml:space="preserve"> </w:t>
      </w:r>
      <w:proofErr w:type="spellStart"/>
      <w:r w:rsidRPr="000F23AF">
        <w:rPr>
          <w:rFonts w:asciiTheme="minorBidi" w:hAnsiTheme="minorBidi" w:cstheme="minorBidi"/>
        </w:rPr>
        <w:t>SparkFun</w:t>
      </w:r>
      <w:proofErr w:type="spellEnd"/>
      <w:r w:rsidRPr="000F23AF">
        <w:rPr>
          <w:rFonts w:asciiTheme="minorBidi" w:hAnsiTheme="minorBidi" w:cstheme="minorBidi"/>
        </w:rPr>
        <w:t xml:space="preserve"> 5V/1A</w:t>
      </w:r>
      <w:r w:rsidR="002123A4" w:rsidRPr="000F23AF">
        <w:rPr>
          <w:rFonts w:asciiTheme="minorBidi" w:hAnsiTheme="minorBidi" w:cstheme="minorBidi"/>
          <w:rtl/>
        </w:rPr>
        <w:t xml:space="preserve">. </w:t>
      </w:r>
    </w:p>
    <w:p w14:paraId="329A138D" w14:textId="77777777" w:rsidR="00B4794D" w:rsidRPr="000F23AF" w:rsidRDefault="008909C6" w:rsidP="0035272A">
      <w:pPr>
        <w:bidi/>
        <w:spacing w:before="120" w:after="120" w:line="276" w:lineRule="auto"/>
        <w:jc w:val="both"/>
        <w:rPr>
          <w:rFonts w:asciiTheme="minorBidi" w:hAnsiTheme="minorBidi" w:cstheme="minorBidi"/>
          <w:rtl/>
        </w:rPr>
      </w:pPr>
      <w:r w:rsidRPr="000F23AF">
        <w:rPr>
          <w:rFonts w:asciiTheme="minorBidi" w:hAnsiTheme="minorBidi" w:cstheme="minorBidi"/>
          <w:rtl/>
        </w:rPr>
        <w:t>הפרויקט מתמקד בשילוב בין חומרה פשוטה</w:t>
      </w:r>
      <w:r w:rsidR="009314F2" w:rsidRPr="000F23AF">
        <w:rPr>
          <w:rFonts w:asciiTheme="minorBidi" w:hAnsiTheme="minorBidi" w:cstheme="minorBidi"/>
          <w:rtl/>
        </w:rPr>
        <w:t>, זולה וקלת משקל,</w:t>
      </w:r>
      <w:r w:rsidRPr="000F23AF">
        <w:rPr>
          <w:rFonts w:asciiTheme="minorBidi" w:hAnsiTheme="minorBidi" w:cstheme="minorBidi"/>
          <w:rtl/>
        </w:rPr>
        <w:t xml:space="preserve"> לבין לוגיק</w:t>
      </w:r>
      <w:r w:rsidR="009314F2" w:rsidRPr="000F23AF">
        <w:rPr>
          <w:rFonts w:asciiTheme="minorBidi" w:hAnsiTheme="minorBidi" w:cstheme="minorBidi"/>
          <w:rtl/>
        </w:rPr>
        <w:t xml:space="preserve">ת מערכת </w:t>
      </w:r>
      <w:r w:rsidRPr="000F23AF">
        <w:rPr>
          <w:rFonts w:asciiTheme="minorBidi" w:hAnsiTheme="minorBidi" w:cstheme="minorBidi"/>
          <w:rtl/>
        </w:rPr>
        <w:t>חכמה</w:t>
      </w:r>
      <w:r w:rsidR="009314F2" w:rsidRPr="000F23AF">
        <w:rPr>
          <w:rFonts w:asciiTheme="minorBidi" w:hAnsiTheme="minorBidi" w:cstheme="minorBidi"/>
          <w:rtl/>
        </w:rPr>
        <w:t xml:space="preserve"> וקלה לתפעול</w:t>
      </w:r>
      <w:r w:rsidRPr="000F23AF">
        <w:rPr>
          <w:rFonts w:asciiTheme="minorBidi" w:hAnsiTheme="minorBidi" w:cstheme="minorBidi"/>
          <w:rtl/>
        </w:rPr>
        <w:t xml:space="preserve">, על מנת לאפשר לרחפן לפעול בצורה עצמאית בסביבה פנימית </w:t>
      </w:r>
      <w:r w:rsidR="000F6837" w:rsidRPr="000F23AF">
        <w:rPr>
          <w:rFonts w:asciiTheme="minorBidi" w:hAnsiTheme="minorBidi" w:cstheme="minorBidi"/>
          <w:rtl/>
        </w:rPr>
        <w:t xml:space="preserve">עם מכשולים </w:t>
      </w:r>
      <w:r w:rsidRPr="000F23AF">
        <w:rPr>
          <w:rFonts w:asciiTheme="minorBidi" w:hAnsiTheme="minorBidi" w:cstheme="minorBidi"/>
          <w:rtl/>
        </w:rPr>
        <w:t>לא סטנדרטי</w:t>
      </w:r>
      <w:r w:rsidR="000F6837" w:rsidRPr="000F23AF">
        <w:rPr>
          <w:rFonts w:asciiTheme="minorBidi" w:hAnsiTheme="minorBidi" w:cstheme="minorBidi"/>
          <w:rtl/>
        </w:rPr>
        <w:t>ים</w:t>
      </w:r>
      <w:r w:rsidRPr="000F23AF">
        <w:rPr>
          <w:rFonts w:asciiTheme="minorBidi" w:hAnsiTheme="minorBidi" w:cstheme="minorBidi"/>
          <w:rtl/>
        </w:rPr>
        <w:t>. באמצעות קריאת מדידות מרחק מהחיישנים, עיבוד הנתונים בזמן אמת ושליחת פקודות טיסה מותאמות</w:t>
      </w:r>
      <w:r w:rsidR="00217D4B" w:rsidRPr="000F23AF">
        <w:rPr>
          <w:rFonts w:asciiTheme="minorBidi" w:hAnsiTheme="minorBidi" w:cstheme="minorBidi"/>
          <w:rtl/>
        </w:rPr>
        <w:t xml:space="preserve">-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xml:space="preserve"> מסוגל לזהות מדרגות, "לטפס" עליהן ולהמשיך במסלולו. </w:t>
      </w:r>
    </w:p>
    <w:p w14:paraId="07E72139" w14:textId="7AB2A613" w:rsidR="009D6BA3" w:rsidRPr="000F23AF" w:rsidRDefault="008909C6" w:rsidP="0035272A">
      <w:pPr>
        <w:bidi/>
        <w:spacing w:before="120" w:after="120" w:line="276" w:lineRule="auto"/>
        <w:jc w:val="both"/>
        <w:rPr>
          <w:rFonts w:asciiTheme="minorBidi" w:hAnsiTheme="minorBidi" w:cstheme="minorBidi"/>
          <w:rtl/>
        </w:rPr>
      </w:pPr>
      <w:r w:rsidRPr="000F23AF">
        <w:rPr>
          <w:rFonts w:asciiTheme="minorBidi" w:hAnsiTheme="minorBidi" w:cstheme="minorBidi"/>
          <w:rtl/>
        </w:rPr>
        <w:t xml:space="preserve">המטרה היא להראות שניתן להשיג התנהגות אוטונומית חכמה גם באמצעות מערכות פשוטות וזולות יחסית, ולהניח בסיס לפתרונות עתידיים בתחום החיפוש וההצלה, </w:t>
      </w:r>
      <w:r w:rsidR="00D3115A" w:rsidRPr="000F23AF">
        <w:rPr>
          <w:rFonts w:asciiTheme="minorBidi" w:hAnsiTheme="minorBidi" w:cstheme="minorBidi"/>
          <w:rtl/>
        </w:rPr>
        <w:t xml:space="preserve">והרובוטיקה ככלל. </w:t>
      </w:r>
    </w:p>
    <w:p w14:paraId="5BECCA62" w14:textId="6871A19E" w:rsidR="00B4794D" w:rsidRPr="000F23AF" w:rsidRDefault="00B4794D" w:rsidP="002965E2">
      <w:pPr>
        <w:bidi/>
        <w:spacing w:before="120" w:after="120" w:line="276" w:lineRule="auto"/>
        <w:jc w:val="both"/>
        <w:rPr>
          <w:rFonts w:asciiTheme="minorBidi" w:hAnsiTheme="minorBidi" w:cstheme="minorBidi"/>
        </w:rPr>
      </w:pPr>
      <w:r w:rsidRPr="000F23AF">
        <w:rPr>
          <w:rFonts w:asciiTheme="minorBidi" w:hAnsiTheme="minorBidi" w:cstheme="minorBidi"/>
          <w:rtl/>
        </w:rPr>
        <w:t xml:space="preserve">המערכת המפותחת בפרויקט מציעה גישה </w:t>
      </w:r>
      <w:r w:rsidR="00434684" w:rsidRPr="000F23AF">
        <w:rPr>
          <w:rFonts w:asciiTheme="minorBidi" w:hAnsiTheme="minorBidi" w:cstheme="minorBidi"/>
          <w:rtl/>
        </w:rPr>
        <w:t>שמאפשרת</w:t>
      </w:r>
      <w:r w:rsidRPr="000F23AF">
        <w:rPr>
          <w:rFonts w:asciiTheme="minorBidi" w:hAnsiTheme="minorBidi" w:cstheme="minorBidi"/>
          <w:rtl/>
        </w:rPr>
        <w:t xml:space="preserve"> להתמודד בצורה טובה עם </w:t>
      </w:r>
      <w:r w:rsidR="00434684" w:rsidRPr="000F23AF">
        <w:rPr>
          <w:rFonts w:asciiTheme="minorBidi" w:hAnsiTheme="minorBidi" w:cstheme="minorBidi"/>
          <w:rtl/>
        </w:rPr>
        <w:t>מכשולים רציפים</w:t>
      </w:r>
      <w:r w:rsidRPr="000F23AF">
        <w:rPr>
          <w:rFonts w:asciiTheme="minorBidi" w:hAnsiTheme="minorBidi" w:cstheme="minorBidi"/>
          <w:rtl/>
        </w:rPr>
        <w:t xml:space="preserve"> בגבהים משתנים תוך שמירה על ביצועים גבוהים, ויתרון משמעותי </w:t>
      </w:r>
      <w:r w:rsidR="00F640E3" w:rsidRPr="000F23AF">
        <w:rPr>
          <w:rFonts w:asciiTheme="minorBidi" w:hAnsiTheme="minorBidi" w:cstheme="minorBidi"/>
          <w:rtl/>
        </w:rPr>
        <w:t>בעלות</w:t>
      </w:r>
      <w:r w:rsidRPr="000F23AF">
        <w:rPr>
          <w:rFonts w:asciiTheme="minorBidi" w:hAnsiTheme="minorBidi" w:cstheme="minorBidi"/>
          <w:rtl/>
        </w:rPr>
        <w:t xml:space="preserve"> וקלות היישום. בהשוואה לחלופות הקיימות, הפתרון שלנו מציע פתרון זול ויעיל, המאפשר הפעלת </w:t>
      </w:r>
      <w:proofErr w:type="spellStart"/>
      <w:r w:rsidRPr="000F23AF">
        <w:rPr>
          <w:rFonts w:asciiTheme="minorBidi" w:hAnsiTheme="minorBidi" w:cstheme="minorBidi"/>
          <w:rtl/>
        </w:rPr>
        <w:t>רחפנים</w:t>
      </w:r>
      <w:proofErr w:type="spellEnd"/>
      <w:r w:rsidRPr="000F23AF">
        <w:rPr>
          <w:rFonts w:asciiTheme="minorBidi" w:hAnsiTheme="minorBidi" w:cstheme="minorBidi"/>
          <w:rtl/>
        </w:rPr>
        <w:t xml:space="preserve"> בצורה אוטונומית ומדויקת במצבים לא קונבנציונליים</w:t>
      </w:r>
      <w:r w:rsidRPr="000F23AF">
        <w:rPr>
          <w:rFonts w:asciiTheme="minorBidi" w:hAnsiTheme="minorBidi" w:cstheme="minorBidi"/>
        </w:rPr>
        <w:t>.</w:t>
      </w:r>
    </w:p>
    <w:p w14:paraId="12B3117D" w14:textId="77777777" w:rsidR="00B4794D" w:rsidRPr="000F23AF" w:rsidRDefault="00B4794D" w:rsidP="002965E2">
      <w:pPr>
        <w:tabs>
          <w:tab w:val="left" w:pos="2042"/>
        </w:tabs>
        <w:bidi/>
        <w:spacing w:line="276" w:lineRule="auto"/>
        <w:jc w:val="both"/>
        <w:rPr>
          <w:rFonts w:asciiTheme="minorBidi" w:hAnsiTheme="minorBidi" w:cstheme="minorBidi"/>
          <w:rtl/>
        </w:rPr>
      </w:pPr>
    </w:p>
    <w:p w14:paraId="0FC6EC65" w14:textId="4C18C57E" w:rsidR="009D6BA3" w:rsidRPr="000F23AF" w:rsidRDefault="00DE67B1" w:rsidP="002965E2">
      <w:pPr>
        <w:tabs>
          <w:tab w:val="left" w:pos="2042"/>
        </w:tabs>
        <w:bidi/>
        <w:spacing w:line="276" w:lineRule="auto"/>
        <w:jc w:val="both"/>
        <w:rPr>
          <w:rFonts w:asciiTheme="minorBidi" w:hAnsiTheme="minorBidi" w:cstheme="minorBidi"/>
          <w:u w:val="single"/>
          <w:rtl/>
        </w:rPr>
      </w:pPr>
      <w:r w:rsidRPr="000F23AF">
        <w:rPr>
          <w:rFonts w:asciiTheme="minorBidi" w:hAnsiTheme="minorBidi" w:cstheme="minorBidi"/>
          <w:u w:val="single"/>
          <w:rtl/>
        </w:rPr>
        <w:t>מוטיבציה</w:t>
      </w:r>
    </w:p>
    <w:p w14:paraId="52D2BED5" w14:textId="77777777" w:rsidR="005B2B06" w:rsidRPr="000F23AF" w:rsidRDefault="005B2B06" w:rsidP="002965E2">
      <w:pPr>
        <w:bidi/>
        <w:spacing w:before="120" w:after="120" w:line="276" w:lineRule="auto"/>
        <w:jc w:val="both"/>
        <w:rPr>
          <w:rFonts w:asciiTheme="minorBidi" w:hAnsiTheme="minorBidi" w:cstheme="minorBidi"/>
        </w:rPr>
      </w:pPr>
      <w:r w:rsidRPr="000F23AF">
        <w:rPr>
          <w:rFonts w:asciiTheme="minorBidi" w:hAnsiTheme="minorBidi" w:cstheme="minorBidi"/>
          <w:rtl/>
        </w:rPr>
        <w:t xml:space="preserve">הפרויקט מבוסס על יצירת מערכת אוטונומית שתוכל לזהות ולתפקד מול מכשולים, כמו מדרגות, בצורה חכמה ויעילה. מדובר בפתרון טכנולוגי שיכול להוביל לשיפורים משמעותיים בתחום </w:t>
      </w:r>
      <w:proofErr w:type="spellStart"/>
      <w:r w:rsidRPr="000F23AF">
        <w:rPr>
          <w:rFonts w:asciiTheme="minorBidi" w:hAnsiTheme="minorBidi" w:cstheme="minorBidi"/>
          <w:rtl/>
        </w:rPr>
        <w:t>הרחפנים</w:t>
      </w:r>
      <w:proofErr w:type="spellEnd"/>
      <w:r w:rsidRPr="000F23AF">
        <w:rPr>
          <w:rFonts w:asciiTheme="minorBidi" w:hAnsiTheme="minorBidi" w:cstheme="minorBidi"/>
          <w:rtl/>
        </w:rPr>
        <w:t xml:space="preserve"> והאוטומציה, במיוחד במצבים בהם נדרש ניוד או טיפוס במרחבים מוגבלים או קשים להגעה, לדוגמה, במבנים עירוניים, תעשייתיים או צבאים</w:t>
      </w:r>
      <w:r w:rsidRPr="000F23AF">
        <w:rPr>
          <w:rFonts w:asciiTheme="minorBidi" w:hAnsiTheme="minorBidi" w:cstheme="minorBidi"/>
        </w:rPr>
        <w:t>.</w:t>
      </w:r>
    </w:p>
    <w:p w14:paraId="79EFDC13" w14:textId="77777777" w:rsidR="005B2B06" w:rsidRPr="000F23AF" w:rsidRDefault="005B2B06" w:rsidP="002965E2">
      <w:pPr>
        <w:bidi/>
        <w:spacing w:before="120" w:after="120" w:line="276" w:lineRule="auto"/>
        <w:jc w:val="both"/>
        <w:rPr>
          <w:rFonts w:asciiTheme="minorBidi" w:hAnsiTheme="minorBidi" w:cstheme="minorBidi"/>
          <w:b/>
          <w:bCs/>
        </w:rPr>
      </w:pPr>
      <w:r w:rsidRPr="000F23AF">
        <w:rPr>
          <w:rFonts w:asciiTheme="minorBidi" w:hAnsiTheme="minorBidi" w:cstheme="minorBidi"/>
          <w:b/>
          <w:bCs/>
          <w:rtl/>
        </w:rPr>
        <w:t>הסיבות ההנדסיות והחשיבות</w:t>
      </w:r>
      <w:r w:rsidRPr="000F23AF">
        <w:rPr>
          <w:rFonts w:asciiTheme="minorBidi" w:hAnsiTheme="minorBidi" w:cstheme="minorBidi"/>
          <w:b/>
          <w:bCs/>
        </w:rPr>
        <w:t>:</w:t>
      </w:r>
    </w:p>
    <w:p w14:paraId="01DAB7EC" w14:textId="77777777" w:rsidR="005B2B06" w:rsidRPr="000F23AF" w:rsidRDefault="005B2B06" w:rsidP="002965E2">
      <w:pPr>
        <w:bidi/>
        <w:spacing w:before="120" w:after="120" w:line="276" w:lineRule="auto"/>
        <w:jc w:val="both"/>
        <w:rPr>
          <w:rFonts w:asciiTheme="minorBidi" w:hAnsiTheme="minorBidi" w:cstheme="minorBidi"/>
        </w:rPr>
      </w:pPr>
      <w:r w:rsidRPr="000F23AF">
        <w:rPr>
          <w:rFonts w:asciiTheme="minorBidi" w:hAnsiTheme="minorBidi" w:cstheme="minorBidi"/>
          <w:rtl/>
        </w:rPr>
        <w:t xml:space="preserve">החשיבות של פרויקט זה טמונה ביכולתו לשפר את ביצועי </w:t>
      </w:r>
      <w:proofErr w:type="spellStart"/>
      <w:r w:rsidRPr="000F23AF">
        <w:rPr>
          <w:rFonts w:asciiTheme="minorBidi" w:hAnsiTheme="minorBidi" w:cstheme="minorBidi"/>
          <w:rtl/>
        </w:rPr>
        <w:t>הרחפנים</w:t>
      </w:r>
      <w:proofErr w:type="spellEnd"/>
      <w:r w:rsidRPr="000F23AF">
        <w:rPr>
          <w:rFonts w:asciiTheme="minorBidi" w:hAnsiTheme="minorBidi" w:cstheme="minorBidi"/>
          <w:rtl/>
        </w:rPr>
        <w:t xml:space="preserve"> במצבים מורכבים שבהם לא ניתן להסתמך רק על שליטה מרחוק. מערכת אוטונומית שתוכל לזהות מדרגות ולבצע טיפוס מדויק מעליהם, תאפשר לרחפן לתפקד בצורה עצמאית במצבים מסובכים ולא צפויים</w:t>
      </w:r>
      <w:r w:rsidRPr="000F23AF">
        <w:rPr>
          <w:rFonts w:asciiTheme="minorBidi" w:hAnsiTheme="minorBidi" w:cstheme="minorBidi"/>
        </w:rPr>
        <w:t>.</w:t>
      </w:r>
    </w:p>
    <w:p w14:paraId="3ECE8551" w14:textId="77777777" w:rsidR="005B2B06" w:rsidRPr="000F23AF" w:rsidRDefault="005B2B06" w:rsidP="002965E2">
      <w:pPr>
        <w:bidi/>
        <w:spacing w:before="120" w:after="120" w:line="276" w:lineRule="auto"/>
        <w:jc w:val="both"/>
        <w:rPr>
          <w:rFonts w:asciiTheme="minorBidi" w:hAnsiTheme="minorBidi" w:cstheme="minorBidi"/>
          <w:b/>
          <w:bCs/>
        </w:rPr>
      </w:pPr>
      <w:r w:rsidRPr="000F23AF">
        <w:rPr>
          <w:rFonts w:asciiTheme="minorBidi" w:hAnsiTheme="minorBidi" w:cstheme="minorBidi"/>
          <w:b/>
          <w:bCs/>
          <w:rtl/>
        </w:rPr>
        <w:t>חלופות למימוש הפרויקט</w:t>
      </w:r>
      <w:r w:rsidRPr="000F23AF">
        <w:rPr>
          <w:rFonts w:asciiTheme="minorBidi" w:hAnsiTheme="minorBidi" w:cstheme="minorBidi"/>
          <w:b/>
          <w:bCs/>
        </w:rPr>
        <w:t>:</w:t>
      </w:r>
    </w:p>
    <w:p w14:paraId="3C86CC58" w14:textId="77777777" w:rsidR="0035272A" w:rsidRDefault="005B2B06" w:rsidP="002965E2">
      <w:pPr>
        <w:numPr>
          <w:ilvl w:val="0"/>
          <w:numId w:val="2"/>
        </w:numPr>
        <w:bidi/>
        <w:spacing w:before="120" w:after="120" w:line="276" w:lineRule="auto"/>
        <w:jc w:val="both"/>
        <w:rPr>
          <w:rFonts w:asciiTheme="minorBidi" w:hAnsiTheme="minorBidi" w:cstheme="minorBidi"/>
        </w:rPr>
      </w:pPr>
      <w:r w:rsidRPr="000F23AF">
        <w:rPr>
          <w:rFonts w:asciiTheme="minorBidi" w:hAnsiTheme="minorBidi" w:cstheme="minorBidi"/>
          <w:b/>
          <w:bCs/>
          <w:rtl/>
        </w:rPr>
        <w:t>מערכת מבוססת חיישנים אופטיים</w:t>
      </w:r>
      <w:r w:rsidRPr="000F23AF">
        <w:rPr>
          <w:rFonts w:asciiTheme="minorBidi" w:hAnsiTheme="minorBidi" w:cstheme="minorBidi"/>
          <w:b/>
          <w:bCs/>
        </w:rPr>
        <w:t xml:space="preserve"> (LIDAR) </w:t>
      </w:r>
      <w:r w:rsidRPr="000F23AF">
        <w:rPr>
          <w:rFonts w:asciiTheme="minorBidi" w:hAnsiTheme="minorBidi" w:cstheme="minorBidi"/>
          <w:b/>
          <w:bCs/>
          <w:rtl/>
        </w:rPr>
        <w:t>או מצלמות תלת-ממדיות</w:t>
      </w:r>
      <w:r w:rsidRPr="0035272A">
        <w:rPr>
          <w:rFonts w:asciiTheme="minorBidi" w:hAnsiTheme="minorBidi" w:cstheme="minorBidi"/>
          <w:b/>
          <w:bCs/>
        </w:rPr>
        <w:t xml:space="preserve">: </w:t>
      </w:r>
    </w:p>
    <w:p w14:paraId="13DD5131" w14:textId="40EC18F8" w:rsidR="005B2B06" w:rsidRPr="000F23AF" w:rsidRDefault="005B2B06" w:rsidP="0035272A">
      <w:pPr>
        <w:bidi/>
        <w:spacing w:before="120" w:after="120" w:line="276" w:lineRule="auto"/>
        <w:ind w:left="720"/>
        <w:jc w:val="both"/>
        <w:rPr>
          <w:rFonts w:asciiTheme="minorBidi" w:hAnsiTheme="minorBidi" w:cstheme="minorBidi"/>
        </w:rPr>
      </w:pPr>
      <w:r w:rsidRPr="000F23AF">
        <w:rPr>
          <w:rFonts w:asciiTheme="minorBidi" w:hAnsiTheme="minorBidi" w:cstheme="minorBidi"/>
          <w:rtl/>
        </w:rPr>
        <w:t xml:space="preserve">בשיטה זו,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xml:space="preserve"> היה מצויד בחיישנים אופטיים כמו</w:t>
      </w:r>
      <w:r w:rsidRPr="000F23AF">
        <w:rPr>
          <w:rFonts w:asciiTheme="minorBidi" w:hAnsiTheme="minorBidi" w:cstheme="minorBidi"/>
        </w:rPr>
        <w:t xml:space="preserve"> LIDAR </w:t>
      </w:r>
      <w:r w:rsidRPr="000F23AF">
        <w:rPr>
          <w:rFonts w:asciiTheme="minorBidi" w:hAnsiTheme="minorBidi" w:cstheme="minorBidi"/>
          <w:rtl/>
        </w:rPr>
        <w:t xml:space="preserve">או מצלמות תלת-ממדיות, המספקים תמונה מדויקת של המרחב ומאפשרים זיהוי של מכשולים במרחב </w:t>
      </w:r>
      <w:r w:rsidRPr="000F23AF">
        <w:rPr>
          <w:rFonts w:asciiTheme="minorBidi" w:hAnsiTheme="minorBidi" w:cstheme="minorBidi"/>
          <w:rtl/>
        </w:rPr>
        <w:lastRenderedPageBreak/>
        <w:t>שלם. היתרון הוא יכולת זיהוי מדויקת במצבים מורכבים, אך החיסרון הוא המחיר הגבוה, הצורך בעיבוד נתונים מורכב ודרישה למערכות חישוב יקרות וגדולות יותר</w:t>
      </w:r>
      <w:r w:rsidRPr="000F23AF">
        <w:rPr>
          <w:rFonts w:asciiTheme="minorBidi" w:hAnsiTheme="minorBidi" w:cstheme="minorBidi"/>
        </w:rPr>
        <w:t>.</w:t>
      </w:r>
    </w:p>
    <w:p w14:paraId="0CEB2496" w14:textId="77777777" w:rsidR="0035272A" w:rsidRDefault="005B2B06" w:rsidP="002965E2">
      <w:pPr>
        <w:numPr>
          <w:ilvl w:val="0"/>
          <w:numId w:val="2"/>
        </w:numPr>
        <w:bidi/>
        <w:spacing w:before="120" w:after="120" w:line="276" w:lineRule="auto"/>
        <w:jc w:val="both"/>
        <w:rPr>
          <w:rFonts w:asciiTheme="minorBidi" w:hAnsiTheme="minorBidi" w:cstheme="minorBidi"/>
        </w:rPr>
      </w:pPr>
      <w:r w:rsidRPr="000F23AF">
        <w:rPr>
          <w:rFonts w:asciiTheme="minorBidi" w:hAnsiTheme="minorBidi" w:cstheme="minorBidi"/>
          <w:b/>
          <w:bCs/>
          <w:rtl/>
        </w:rPr>
        <w:t xml:space="preserve">מערכת מבוססת חיישני </w:t>
      </w:r>
      <w:proofErr w:type="spellStart"/>
      <w:r w:rsidRPr="000F23AF">
        <w:rPr>
          <w:rFonts w:asciiTheme="minorBidi" w:hAnsiTheme="minorBidi" w:cstheme="minorBidi"/>
          <w:b/>
          <w:bCs/>
          <w:rtl/>
        </w:rPr>
        <w:t>אינפרא</w:t>
      </w:r>
      <w:proofErr w:type="spellEnd"/>
      <w:r w:rsidRPr="000F23AF">
        <w:rPr>
          <w:rFonts w:asciiTheme="minorBidi" w:hAnsiTheme="minorBidi" w:cstheme="minorBidi"/>
          <w:b/>
          <w:bCs/>
          <w:rtl/>
        </w:rPr>
        <w:t xml:space="preserve"> אדום</w:t>
      </w:r>
      <w:r w:rsidRPr="000F23AF">
        <w:rPr>
          <w:rFonts w:asciiTheme="minorBidi" w:hAnsiTheme="minorBidi" w:cstheme="minorBidi"/>
          <w:b/>
          <w:bCs/>
        </w:rPr>
        <w:t>: (IR)</w:t>
      </w:r>
      <w:r w:rsidRPr="000F23AF">
        <w:rPr>
          <w:rFonts w:asciiTheme="minorBidi" w:hAnsiTheme="minorBidi" w:cstheme="minorBidi"/>
        </w:rPr>
        <w:t xml:space="preserve"> </w:t>
      </w:r>
      <w:r w:rsidRPr="000F23AF">
        <w:rPr>
          <w:rFonts w:asciiTheme="minorBidi" w:hAnsiTheme="minorBidi" w:cstheme="minorBidi"/>
          <w:rtl/>
        </w:rPr>
        <w:t xml:space="preserve"> </w:t>
      </w:r>
    </w:p>
    <w:p w14:paraId="2C808A56" w14:textId="1A5A152D" w:rsidR="005B2B06" w:rsidRPr="000F23AF" w:rsidRDefault="005B2B06" w:rsidP="0035272A">
      <w:pPr>
        <w:bidi/>
        <w:spacing w:before="120" w:after="120" w:line="276" w:lineRule="auto"/>
        <w:ind w:left="720"/>
        <w:jc w:val="both"/>
        <w:rPr>
          <w:rFonts w:asciiTheme="minorBidi" w:hAnsiTheme="minorBidi" w:cstheme="minorBidi"/>
        </w:rPr>
      </w:pPr>
      <w:r w:rsidRPr="000F23AF">
        <w:rPr>
          <w:rFonts w:asciiTheme="minorBidi" w:hAnsiTheme="minorBidi" w:cstheme="minorBidi"/>
          <w:rtl/>
        </w:rPr>
        <w:t xml:space="preserve">חיישני </w:t>
      </w:r>
      <w:proofErr w:type="spellStart"/>
      <w:r w:rsidRPr="000F23AF">
        <w:rPr>
          <w:rFonts w:asciiTheme="minorBidi" w:hAnsiTheme="minorBidi" w:cstheme="minorBidi"/>
          <w:rtl/>
        </w:rPr>
        <w:t>אינפרא</w:t>
      </w:r>
      <w:proofErr w:type="spellEnd"/>
      <w:r w:rsidRPr="000F23AF">
        <w:rPr>
          <w:rFonts w:asciiTheme="minorBidi" w:hAnsiTheme="minorBidi" w:cstheme="minorBidi"/>
          <w:rtl/>
        </w:rPr>
        <w:t xml:space="preserve"> אדום יכולים לספק פתרון זול יותר בהשוואה ל</w:t>
      </w:r>
      <w:r w:rsidRPr="000F23AF">
        <w:rPr>
          <w:rFonts w:asciiTheme="minorBidi" w:hAnsiTheme="minorBidi" w:cstheme="minorBidi"/>
        </w:rPr>
        <w:t xml:space="preserve">-LIDAR </w:t>
      </w:r>
      <w:r w:rsidRPr="000F23AF">
        <w:rPr>
          <w:rFonts w:asciiTheme="minorBidi" w:hAnsiTheme="minorBidi" w:cstheme="minorBidi"/>
          <w:rtl/>
        </w:rPr>
        <w:t xml:space="preserve"> אך עם מגבלות בהבחנה בין מכשולים שונים ובזיהוי מדויק של הגבהים. מערכת כזו יכולה להיות יעילה במצבים פשוטים, אך עשויה להיתקל בקשיים בזיהוי מכשולים כמו מדרגות בצורה מדויקת. היתרון המרכזי בשיטה זו הוא המחיר הנמוך וצריכת האנרגיה הנמוכה</w:t>
      </w:r>
      <w:r w:rsidRPr="000F23AF">
        <w:rPr>
          <w:rFonts w:asciiTheme="minorBidi" w:hAnsiTheme="minorBidi" w:cstheme="minorBidi"/>
        </w:rPr>
        <w:t>.</w:t>
      </w:r>
    </w:p>
    <w:p w14:paraId="29B770CD" w14:textId="77777777" w:rsidR="0012556D" w:rsidRPr="000F23AF" w:rsidRDefault="0012556D" w:rsidP="002965E2">
      <w:pPr>
        <w:tabs>
          <w:tab w:val="left" w:pos="2042"/>
        </w:tabs>
        <w:bidi/>
        <w:spacing w:line="276" w:lineRule="auto"/>
        <w:jc w:val="both"/>
        <w:rPr>
          <w:rFonts w:asciiTheme="minorBidi" w:hAnsiTheme="minorBidi" w:cstheme="minorBidi"/>
          <w:sz w:val="22"/>
          <w:szCs w:val="22"/>
          <w:u w:val="single"/>
          <w:rtl/>
        </w:rPr>
      </w:pPr>
    </w:p>
    <w:p w14:paraId="4A641BDA" w14:textId="77777777" w:rsidR="00BF591E" w:rsidRPr="000F23AF" w:rsidRDefault="00BF591E" w:rsidP="002965E2">
      <w:pPr>
        <w:tabs>
          <w:tab w:val="left" w:pos="2042"/>
        </w:tabs>
        <w:bidi/>
        <w:spacing w:line="276" w:lineRule="auto"/>
        <w:jc w:val="both"/>
        <w:rPr>
          <w:rFonts w:asciiTheme="minorBidi" w:hAnsiTheme="minorBidi" w:cstheme="minorBidi"/>
          <w:sz w:val="22"/>
          <w:szCs w:val="22"/>
          <w:u w:val="single"/>
          <w:rtl/>
        </w:rPr>
      </w:pPr>
    </w:p>
    <w:p w14:paraId="30ED368C" w14:textId="5A83C3A4" w:rsidR="00380E7C" w:rsidRPr="000F23AF" w:rsidRDefault="00BF591E" w:rsidP="002965E2">
      <w:pPr>
        <w:tabs>
          <w:tab w:val="left" w:pos="2042"/>
        </w:tabs>
        <w:bidi/>
        <w:spacing w:line="276" w:lineRule="auto"/>
        <w:jc w:val="both"/>
        <w:rPr>
          <w:rFonts w:asciiTheme="minorBidi" w:hAnsiTheme="minorBidi" w:cstheme="minorBidi"/>
          <w:u w:val="single"/>
          <w:rtl/>
        </w:rPr>
      </w:pPr>
      <w:r w:rsidRPr="000F23AF">
        <w:rPr>
          <w:rFonts w:asciiTheme="minorBidi" w:hAnsiTheme="minorBidi" w:cstheme="minorBidi"/>
          <w:u w:val="single"/>
          <w:rtl/>
        </w:rPr>
        <w:t>הגישה לפתרון הבעיה</w:t>
      </w:r>
    </w:p>
    <w:p w14:paraId="24204522" w14:textId="77777777" w:rsidR="00317145" w:rsidRPr="000F23AF" w:rsidRDefault="0059376E" w:rsidP="0035272A">
      <w:pPr>
        <w:bidi/>
        <w:spacing w:before="120" w:after="120" w:line="276" w:lineRule="auto"/>
        <w:rPr>
          <w:rFonts w:asciiTheme="minorBidi" w:hAnsiTheme="minorBidi" w:cstheme="minorBidi"/>
          <w:rtl/>
        </w:rPr>
      </w:pPr>
      <w:r w:rsidRPr="000F23AF">
        <w:rPr>
          <w:rFonts w:asciiTheme="minorBidi" w:hAnsiTheme="minorBidi" w:cstheme="minorBidi"/>
          <w:rtl/>
        </w:rPr>
        <w:t xml:space="preserve">הפתרון שגיבשנו מתבסס על עקרונות של בקרה מבוססת חיישנים, בשילוב בין רכיבי חומרה פשוטים לבין עיבוד נתונים </w:t>
      </w:r>
      <w:r w:rsidR="00317145" w:rsidRPr="000F23AF">
        <w:rPr>
          <w:rFonts w:asciiTheme="minorBidi" w:hAnsiTheme="minorBidi" w:cstheme="minorBidi"/>
          <w:rtl/>
        </w:rPr>
        <w:t>של התוכנה בזמן אמת</w:t>
      </w:r>
      <w:r w:rsidRPr="000F23AF">
        <w:rPr>
          <w:rFonts w:asciiTheme="minorBidi" w:hAnsiTheme="minorBidi" w:cstheme="minorBidi"/>
          <w:rtl/>
        </w:rPr>
        <w:t xml:space="preserve">. </w:t>
      </w:r>
    </w:p>
    <w:p w14:paraId="14D51087" w14:textId="35EB6F79" w:rsidR="0059376E" w:rsidRPr="000F23AF" w:rsidRDefault="0059376E" w:rsidP="0035272A">
      <w:pPr>
        <w:bidi/>
        <w:spacing w:before="120" w:after="120" w:line="276" w:lineRule="auto"/>
        <w:rPr>
          <w:rFonts w:asciiTheme="minorBidi" w:hAnsiTheme="minorBidi" w:cstheme="minorBidi"/>
        </w:rPr>
      </w:pPr>
      <w:r w:rsidRPr="000F23AF">
        <w:rPr>
          <w:rFonts w:asciiTheme="minorBidi" w:hAnsiTheme="minorBidi" w:cstheme="minorBidi"/>
          <w:rtl/>
        </w:rPr>
        <w:t xml:space="preserve">החלק </w:t>
      </w:r>
      <w:proofErr w:type="spellStart"/>
      <w:r w:rsidRPr="000F23AF">
        <w:rPr>
          <w:rFonts w:asciiTheme="minorBidi" w:hAnsiTheme="minorBidi" w:cstheme="minorBidi"/>
          <w:rtl/>
        </w:rPr>
        <w:t>החומרתי</w:t>
      </w:r>
      <w:proofErr w:type="spellEnd"/>
      <w:r w:rsidRPr="000F23AF">
        <w:rPr>
          <w:rFonts w:asciiTheme="minorBidi" w:hAnsiTheme="minorBidi" w:cstheme="minorBidi"/>
          <w:rtl/>
        </w:rPr>
        <w:t xml:space="preserve"> של המערכת כולל חיישן </w:t>
      </w:r>
      <w:proofErr w:type="spellStart"/>
      <w:r w:rsidRPr="000F23AF">
        <w:rPr>
          <w:rFonts w:asciiTheme="minorBidi" w:hAnsiTheme="minorBidi" w:cstheme="minorBidi"/>
          <w:rtl/>
        </w:rPr>
        <w:t>אולטרסוניק</w:t>
      </w:r>
      <w:proofErr w:type="spellEnd"/>
      <w:r w:rsidRPr="000F23AF">
        <w:rPr>
          <w:rFonts w:asciiTheme="minorBidi" w:hAnsiTheme="minorBidi" w:cstheme="minorBidi"/>
          <w:rtl/>
        </w:rPr>
        <w:t xml:space="preserve"> קדמי לחישת מכשולים בגובה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וחיישן תחתון לניטור שינויי גובה. שני החיישנים מחוברים ללוח</w:t>
      </w:r>
      <w:r w:rsidRPr="000F23AF">
        <w:rPr>
          <w:rFonts w:asciiTheme="minorBidi" w:hAnsiTheme="minorBidi" w:cstheme="minorBidi"/>
        </w:rPr>
        <w:t xml:space="preserve"> Arduino Nano 33 IoT, </w:t>
      </w:r>
      <w:r w:rsidRPr="000F23AF">
        <w:rPr>
          <w:rFonts w:asciiTheme="minorBidi" w:hAnsiTheme="minorBidi" w:cstheme="minorBidi"/>
          <w:rtl/>
        </w:rPr>
        <w:t>שמעבד את המידע ומעביר אותו בפורמט סדרתי אל קוד</w:t>
      </w:r>
      <w:r w:rsidRPr="000F23AF">
        <w:rPr>
          <w:rFonts w:asciiTheme="minorBidi" w:hAnsiTheme="minorBidi" w:cstheme="minorBidi"/>
        </w:rPr>
        <w:t xml:space="preserve"> Python </w:t>
      </w:r>
      <w:r w:rsidRPr="000F23AF">
        <w:rPr>
          <w:rFonts w:asciiTheme="minorBidi" w:hAnsiTheme="minorBidi" w:cstheme="minorBidi"/>
          <w:rtl/>
        </w:rPr>
        <w:t>הפועל על מחשב חיצוני</w:t>
      </w:r>
      <w:r w:rsidRPr="000F23AF">
        <w:rPr>
          <w:rFonts w:asciiTheme="minorBidi" w:hAnsiTheme="minorBidi" w:cstheme="minorBidi"/>
        </w:rPr>
        <w:t>.</w:t>
      </w:r>
    </w:p>
    <w:p w14:paraId="4CE7B53A" w14:textId="26DC30A5" w:rsidR="0059376E" w:rsidRPr="000F23AF" w:rsidRDefault="0059376E" w:rsidP="0035272A">
      <w:pPr>
        <w:bidi/>
        <w:spacing w:before="120" w:after="120" w:line="276" w:lineRule="auto"/>
        <w:rPr>
          <w:rFonts w:asciiTheme="minorBidi" w:hAnsiTheme="minorBidi" w:cstheme="minorBidi"/>
        </w:rPr>
      </w:pPr>
      <w:r w:rsidRPr="000F23AF">
        <w:rPr>
          <w:rFonts w:asciiTheme="minorBidi" w:hAnsiTheme="minorBidi" w:cstheme="minorBidi"/>
          <w:rtl/>
        </w:rPr>
        <w:t xml:space="preserve">בצד התוכנה, המידע שנקלט מהחיישנים עובר ניתוח כדי לקבוע את המצב היחסי של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xml:space="preserve"> ביחס לסביבה</w:t>
      </w:r>
      <w:r w:rsidR="00317145" w:rsidRPr="000F23AF">
        <w:rPr>
          <w:rFonts w:asciiTheme="minorBidi" w:hAnsiTheme="minorBidi" w:cstheme="minorBidi"/>
          <w:rtl/>
        </w:rPr>
        <w:t xml:space="preserve">- </w:t>
      </w:r>
      <w:r w:rsidRPr="000F23AF">
        <w:rPr>
          <w:rFonts w:asciiTheme="minorBidi" w:hAnsiTheme="minorBidi" w:cstheme="minorBidi"/>
          <w:rtl/>
        </w:rPr>
        <w:t>לדוגמה: האם יש מדרגה לפניו, האם יש שינוי גובה, או האם עליו להמשיך ישר. בהתאם לכך נשלחות פקודות תעופה ישירות לרחפן באמצעות ממשק</w:t>
      </w:r>
      <w:r w:rsidRPr="000F23AF">
        <w:rPr>
          <w:rFonts w:asciiTheme="minorBidi" w:hAnsiTheme="minorBidi" w:cstheme="minorBidi"/>
        </w:rPr>
        <w:t xml:space="preserve"> </w:t>
      </w:r>
      <w:proofErr w:type="spellStart"/>
      <w:r w:rsidRPr="000F23AF">
        <w:rPr>
          <w:rFonts w:asciiTheme="minorBidi" w:hAnsiTheme="minorBidi" w:cstheme="minorBidi"/>
        </w:rPr>
        <w:t>OpenDJI</w:t>
      </w:r>
      <w:proofErr w:type="spellEnd"/>
      <w:r w:rsidRPr="000F23AF">
        <w:rPr>
          <w:rFonts w:asciiTheme="minorBidi" w:hAnsiTheme="minorBidi" w:cstheme="minorBidi"/>
        </w:rPr>
        <w:t xml:space="preserve"> SDK, </w:t>
      </w:r>
      <w:r w:rsidRPr="000F23AF">
        <w:rPr>
          <w:rFonts w:asciiTheme="minorBidi" w:hAnsiTheme="minorBidi" w:cstheme="minorBidi"/>
          <w:rtl/>
        </w:rPr>
        <w:t>באופן שמדמה קבלת החלטות בזמן אמת</w:t>
      </w:r>
      <w:r w:rsidRPr="000F23AF">
        <w:rPr>
          <w:rFonts w:asciiTheme="minorBidi" w:hAnsiTheme="minorBidi" w:cstheme="minorBidi"/>
        </w:rPr>
        <w:t>.</w:t>
      </w:r>
    </w:p>
    <w:p w14:paraId="691AC7F7" w14:textId="77777777" w:rsidR="00360DCB" w:rsidRPr="000F23AF" w:rsidRDefault="0059376E" w:rsidP="0035272A">
      <w:pPr>
        <w:bidi/>
        <w:spacing w:before="120" w:after="120" w:line="276" w:lineRule="auto"/>
        <w:rPr>
          <w:rFonts w:asciiTheme="minorBidi" w:hAnsiTheme="minorBidi" w:cstheme="minorBidi"/>
          <w:rtl/>
        </w:rPr>
      </w:pPr>
      <w:r w:rsidRPr="000F23AF">
        <w:rPr>
          <w:rFonts w:asciiTheme="minorBidi" w:hAnsiTheme="minorBidi" w:cstheme="minorBidi"/>
          <w:rtl/>
        </w:rPr>
        <w:t xml:space="preserve">המטרה בגישה זו הייתה </w:t>
      </w:r>
      <w:r w:rsidR="00292197" w:rsidRPr="000F23AF">
        <w:rPr>
          <w:rFonts w:asciiTheme="minorBidi" w:hAnsiTheme="minorBidi" w:cstheme="minorBidi"/>
          <w:rtl/>
        </w:rPr>
        <w:t>להוכיח</w:t>
      </w:r>
      <w:r w:rsidRPr="000F23AF">
        <w:rPr>
          <w:rFonts w:asciiTheme="minorBidi" w:hAnsiTheme="minorBidi" w:cstheme="minorBidi"/>
          <w:rtl/>
        </w:rPr>
        <w:t xml:space="preserve"> שניתן להגיע להתנהגות אוטונומית על בסיס לוגיקה פשוטה וחיישנים זמינים. בנוסף, עקרון הפעולה מתבסס על לולאת בקרה סגורה</w:t>
      </w:r>
      <w:r w:rsidR="00360DCB" w:rsidRPr="000F23AF">
        <w:rPr>
          <w:rFonts w:asciiTheme="minorBidi" w:hAnsiTheme="minorBidi" w:cstheme="minorBidi"/>
          <w:rtl/>
        </w:rPr>
        <w:t>.</w:t>
      </w:r>
    </w:p>
    <w:p w14:paraId="70205606" w14:textId="00C6F8FB" w:rsidR="0059376E" w:rsidRPr="000F23AF" w:rsidRDefault="0059376E" w:rsidP="0035272A">
      <w:pPr>
        <w:bidi/>
        <w:spacing w:before="120" w:after="120" w:line="276" w:lineRule="auto"/>
        <w:rPr>
          <w:rFonts w:asciiTheme="minorBidi" w:hAnsiTheme="minorBidi" w:cstheme="minorBidi"/>
        </w:rPr>
      </w:pPr>
      <w:r w:rsidRPr="000F23AF">
        <w:rPr>
          <w:rFonts w:asciiTheme="minorBidi" w:hAnsiTheme="minorBidi" w:cstheme="minorBidi"/>
          <w:rtl/>
        </w:rPr>
        <w:t xml:space="preserve">כלומר,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xml:space="preserve"> מקבל החלטות על סמך מידע עדכני שמגיע מהסביבה באופן רציף, ולא על סמך תכנון מראש</w:t>
      </w:r>
      <w:r w:rsidR="00360DCB" w:rsidRPr="000F23AF">
        <w:rPr>
          <w:rFonts w:asciiTheme="minorBidi" w:hAnsiTheme="minorBidi" w:cstheme="minorBidi"/>
          <w:rtl/>
        </w:rPr>
        <w:t xml:space="preserve"> של המסלול שיעבור </w:t>
      </w:r>
      <w:proofErr w:type="spellStart"/>
      <w:r w:rsidR="00360DCB" w:rsidRPr="000F23AF">
        <w:rPr>
          <w:rFonts w:asciiTheme="minorBidi" w:hAnsiTheme="minorBidi" w:cstheme="minorBidi"/>
          <w:rtl/>
        </w:rPr>
        <w:t>הרחפן</w:t>
      </w:r>
      <w:proofErr w:type="spellEnd"/>
      <w:r w:rsidRPr="000F23AF">
        <w:rPr>
          <w:rFonts w:asciiTheme="minorBidi" w:hAnsiTheme="minorBidi" w:cstheme="minorBidi"/>
          <w:rtl/>
        </w:rPr>
        <w:t>. גישה זו הופכת את המערכת לגמישה יותר ומותאמת למצבים משתנים, במיוחד בסביבות פנימיות עם מכשולים לא צפויים</w:t>
      </w:r>
      <w:r w:rsidRPr="000F23AF">
        <w:rPr>
          <w:rFonts w:asciiTheme="minorBidi" w:hAnsiTheme="minorBidi" w:cstheme="minorBidi"/>
        </w:rPr>
        <w:t>.</w:t>
      </w:r>
    </w:p>
    <w:p w14:paraId="5EEC3B16" w14:textId="77777777" w:rsidR="002C3791" w:rsidRPr="000F23AF" w:rsidRDefault="002C3791" w:rsidP="002965E2">
      <w:pPr>
        <w:bidi/>
        <w:spacing w:before="120" w:after="120" w:line="276" w:lineRule="auto"/>
        <w:jc w:val="both"/>
        <w:rPr>
          <w:rFonts w:asciiTheme="minorBidi" w:hAnsiTheme="minorBidi" w:cstheme="minorBidi"/>
          <w:sz w:val="22"/>
          <w:szCs w:val="22"/>
          <w:u w:val="single"/>
          <w:rtl/>
        </w:rPr>
      </w:pPr>
    </w:p>
    <w:p w14:paraId="74D5A3B7" w14:textId="77777777" w:rsidR="002C3791" w:rsidRPr="000F23AF" w:rsidRDefault="002C3791" w:rsidP="002965E2">
      <w:pPr>
        <w:bidi/>
        <w:spacing w:before="120" w:after="120" w:line="276" w:lineRule="auto"/>
        <w:jc w:val="both"/>
        <w:rPr>
          <w:rFonts w:asciiTheme="minorBidi" w:hAnsiTheme="minorBidi" w:cstheme="minorBidi"/>
          <w:u w:val="single"/>
          <w:rtl/>
        </w:rPr>
      </w:pPr>
      <w:r w:rsidRPr="000F23AF">
        <w:rPr>
          <w:rFonts w:asciiTheme="minorBidi" w:hAnsiTheme="minorBidi" w:cstheme="minorBidi"/>
          <w:u w:val="single"/>
          <w:rtl/>
        </w:rPr>
        <w:t>השוואה כנגד עבודות ואלגוריתמים/מימושים קיימים בנושא</w:t>
      </w:r>
    </w:p>
    <w:p w14:paraId="638CE0EB" w14:textId="11C437D8" w:rsidR="00565DE0" w:rsidRPr="000F23AF" w:rsidRDefault="002044FC" w:rsidP="0035272A">
      <w:pPr>
        <w:bidi/>
        <w:spacing w:before="120" w:after="120" w:line="276" w:lineRule="auto"/>
        <w:rPr>
          <w:rFonts w:asciiTheme="minorBidi" w:hAnsiTheme="minorBidi" w:cstheme="minorBidi"/>
          <w:rtl/>
        </w:rPr>
      </w:pPr>
      <w:r w:rsidRPr="000F23AF">
        <w:rPr>
          <w:rFonts w:asciiTheme="minorBidi" w:hAnsiTheme="minorBidi" w:cstheme="minorBidi"/>
          <w:rtl/>
        </w:rPr>
        <w:t xml:space="preserve">תחום הניווט האוטונומי </w:t>
      </w:r>
      <w:proofErr w:type="spellStart"/>
      <w:r w:rsidRPr="000F23AF">
        <w:rPr>
          <w:rFonts w:asciiTheme="minorBidi" w:hAnsiTheme="minorBidi" w:cstheme="minorBidi"/>
          <w:rtl/>
        </w:rPr>
        <w:t>ברחפנים</w:t>
      </w:r>
      <w:proofErr w:type="spellEnd"/>
      <w:r w:rsidRPr="000F23AF">
        <w:rPr>
          <w:rFonts w:asciiTheme="minorBidi" w:hAnsiTheme="minorBidi" w:cstheme="minorBidi"/>
          <w:rtl/>
        </w:rPr>
        <w:t xml:space="preserve"> זכה להתקדמות משמעותית בשנים האחרונות, בעיקר באמצעות שימוש </w:t>
      </w:r>
      <w:r w:rsidR="00A2793A" w:rsidRPr="000F23AF">
        <w:rPr>
          <w:rFonts w:asciiTheme="minorBidi" w:hAnsiTheme="minorBidi" w:cstheme="minorBidi"/>
          <w:rtl/>
        </w:rPr>
        <w:t>בצילום, חיישנים מתקדמים</w:t>
      </w:r>
      <w:r w:rsidR="006A3510" w:rsidRPr="000F23AF">
        <w:rPr>
          <w:rFonts w:asciiTheme="minorBidi" w:hAnsiTheme="minorBidi" w:cstheme="minorBidi"/>
          <w:rtl/>
        </w:rPr>
        <w:t xml:space="preserve">, </w:t>
      </w:r>
      <w:r w:rsidR="006A3510" w:rsidRPr="000F23AF">
        <w:rPr>
          <w:rFonts w:asciiTheme="minorBidi" w:hAnsiTheme="minorBidi" w:cstheme="minorBidi"/>
        </w:rPr>
        <w:t>AI</w:t>
      </w:r>
      <w:r w:rsidR="00A2793A" w:rsidRPr="000F23AF">
        <w:rPr>
          <w:rFonts w:asciiTheme="minorBidi" w:hAnsiTheme="minorBidi" w:cstheme="minorBidi"/>
          <w:rtl/>
        </w:rPr>
        <w:t xml:space="preserve"> ועוד. </w:t>
      </w:r>
      <w:r w:rsidRPr="000F23AF">
        <w:rPr>
          <w:rFonts w:asciiTheme="minorBidi" w:hAnsiTheme="minorBidi" w:cstheme="minorBidi"/>
        </w:rPr>
        <w:t xml:space="preserve"> </w:t>
      </w:r>
      <w:r w:rsidR="00C4734B" w:rsidRPr="000F23AF">
        <w:rPr>
          <w:rFonts w:asciiTheme="minorBidi" w:hAnsiTheme="minorBidi" w:cstheme="minorBidi"/>
          <w:rtl/>
        </w:rPr>
        <w:t>מימושים קיימים בנושא</w:t>
      </w:r>
      <w:r w:rsidRPr="000F23AF">
        <w:rPr>
          <w:rFonts w:asciiTheme="minorBidi" w:hAnsiTheme="minorBidi" w:cstheme="minorBidi"/>
          <w:rtl/>
        </w:rPr>
        <w:t xml:space="preserve"> עוסק</w:t>
      </w:r>
      <w:r w:rsidR="00C4734B" w:rsidRPr="000F23AF">
        <w:rPr>
          <w:rFonts w:asciiTheme="minorBidi" w:hAnsiTheme="minorBidi" w:cstheme="minorBidi"/>
          <w:rtl/>
        </w:rPr>
        <w:t>ים</w:t>
      </w:r>
      <w:r w:rsidRPr="000F23AF">
        <w:rPr>
          <w:rFonts w:asciiTheme="minorBidi" w:hAnsiTheme="minorBidi" w:cstheme="minorBidi"/>
          <w:rtl/>
        </w:rPr>
        <w:t xml:space="preserve"> בבניית מפות </w:t>
      </w:r>
      <w:r w:rsidR="00C4734B" w:rsidRPr="000F23AF">
        <w:rPr>
          <w:rFonts w:asciiTheme="minorBidi" w:hAnsiTheme="minorBidi" w:cstheme="minorBidi"/>
          <w:rtl/>
        </w:rPr>
        <w:t>תלת-ממדיות</w:t>
      </w:r>
      <w:r w:rsidRPr="000F23AF">
        <w:rPr>
          <w:rFonts w:asciiTheme="minorBidi" w:hAnsiTheme="minorBidi" w:cstheme="minorBidi"/>
          <w:rtl/>
        </w:rPr>
        <w:t xml:space="preserve"> בזמן אמת ושימוש בלמידת מכונה לזיהוי מכשולים ותכנון מסלולים. </w:t>
      </w:r>
    </w:p>
    <w:p w14:paraId="5C95FD83" w14:textId="753C1C88" w:rsidR="002044FC" w:rsidRPr="000F23AF" w:rsidRDefault="002044FC" w:rsidP="0035272A">
      <w:pPr>
        <w:bidi/>
        <w:spacing w:before="120" w:after="120" w:line="276" w:lineRule="auto"/>
        <w:rPr>
          <w:rFonts w:asciiTheme="minorBidi" w:hAnsiTheme="minorBidi" w:cstheme="minorBidi"/>
          <w:rtl/>
        </w:rPr>
      </w:pPr>
      <w:r w:rsidRPr="000F23AF">
        <w:rPr>
          <w:rFonts w:asciiTheme="minorBidi" w:hAnsiTheme="minorBidi" w:cstheme="minorBidi"/>
          <w:rtl/>
        </w:rPr>
        <w:t>עם זאת, פתרונות אלו לרוב דורשים משאבים חישוביים גבוהים, חיישנים יקרים</w:t>
      </w:r>
      <w:r w:rsidR="00225980" w:rsidRPr="000F23AF">
        <w:rPr>
          <w:rFonts w:asciiTheme="minorBidi" w:hAnsiTheme="minorBidi" w:cstheme="minorBidi"/>
          <w:rtl/>
        </w:rPr>
        <w:t xml:space="preserve"> וכבדים</w:t>
      </w:r>
      <w:r w:rsidRPr="000F23AF">
        <w:rPr>
          <w:rFonts w:asciiTheme="minorBidi" w:hAnsiTheme="minorBidi" w:cstheme="minorBidi"/>
          <w:rtl/>
        </w:rPr>
        <w:t xml:space="preserve">, וסביבה </w:t>
      </w:r>
      <w:r w:rsidR="00F14487" w:rsidRPr="000F23AF">
        <w:rPr>
          <w:rFonts w:asciiTheme="minorBidi" w:hAnsiTheme="minorBidi" w:cstheme="minorBidi"/>
          <w:rtl/>
        </w:rPr>
        <w:t>ידועה מראש</w:t>
      </w:r>
      <w:r w:rsidR="00A4400B" w:rsidRPr="000F23AF">
        <w:rPr>
          <w:rFonts w:asciiTheme="minorBidi" w:hAnsiTheme="minorBidi" w:cstheme="minorBidi"/>
          <w:rtl/>
        </w:rPr>
        <w:t xml:space="preserve"> או בעלת תנאים חזותיים טובים לשם זיהוי </w:t>
      </w:r>
      <w:r w:rsidR="008F3815" w:rsidRPr="000F23AF">
        <w:rPr>
          <w:rFonts w:asciiTheme="minorBidi" w:hAnsiTheme="minorBidi" w:cstheme="minorBidi"/>
          <w:rtl/>
        </w:rPr>
        <w:t>חזותי (לדוגמה עם מצלמה)</w:t>
      </w:r>
      <w:r w:rsidR="00357558" w:rsidRPr="000F23AF">
        <w:rPr>
          <w:rFonts w:asciiTheme="minorBidi" w:hAnsiTheme="minorBidi" w:cstheme="minorBidi"/>
          <w:rtl/>
        </w:rPr>
        <w:t>.</w:t>
      </w:r>
    </w:p>
    <w:p w14:paraId="012B6AA7" w14:textId="124F4D9D" w:rsidR="002044FC" w:rsidRPr="000F23AF" w:rsidRDefault="002B57E5" w:rsidP="0035272A">
      <w:pPr>
        <w:bidi/>
        <w:spacing w:before="120" w:after="120" w:line="276" w:lineRule="auto"/>
        <w:rPr>
          <w:rFonts w:asciiTheme="minorBidi" w:hAnsiTheme="minorBidi" w:cstheme="minorBidi"/>
        </w:rPr>
      </w:pPr>
      <w:r w:rsidRPr="000F23AF">
        <w:rPr>
          <w:rFonts w:asciiTheme="minorBidi" w:hAnsiTheme="minorBidi" w:cstheme="minorBidi"/>
          <w:rtl/>
        </w:rPr>
        <w:t>בשונה</w:t>
      </w:r>
      <w:r w:rsidR="002044FC" w:rsidRPr="000F23AF">
        <w:rPr>
          <w:rFonts w:asciiTheme="minorBidi" w:hAnsiTheme="minorBidi" w:cstheme="minorBidi"/>
          <w:rtl/>
        </w:rPr>
        <w:t xml:space="preserve"> </w:t>
      </w:r>
      <w:r w:rsidRPr="000F23AF">
        <w:rPr>
          <w:rFonts w:asciiTheme="minorBidi" w:hAnsiTheme="minorBidi" w:cstheme="minorBidi"/>
          <w:rtl/>
        </w:rPr>
        <w:t>מהעבודות</w:t>
      </w:r>
      <w:r w:rsidR="002044FC" w:rsidRPr="000F23AF">
        <w:rPr>
          <w:rFonts w:asciiTheme="minorBidi" w:hAnsiTheme="minorBidi" w:cstheme="minorBidi"/>
          <w:rtl/>
        </w:rPr>
        <w:t xml:space="preserve"> הללו, הפרויקט שלנו בחר במימוש פשוט וזול יותר</w:t>
      </w:r>
      <w:r w:rsidRPr="000F23AF">
        <w:rPr>
          <w:rFonts w:asciiTheme="minorBidi" w:hAnsiTheme="minorBidi" w:cstheme="minorBidi"/>
          <w:rtl/>
        </w:rPr>
        <w:t xml:space="preserve"> באופן מכוון</w:t>
      </w:r>
      <w:r w:rsidR="002044FC" w:rsidRPr="000F23AF">
        <w:rPr>
          <w:rFonts w:asciiTheme="minorBidi" w:hAnsiTheme="minorBidi" w:cstheme="minorBidi"/>
          <w:rtl/>
        </w:rPr>
        <w:t xml:space="preserve">, המתבסס על חיישני </w:t>
      </w:r>
      <w:proofErr w:type="spellStart"/>
      <w:r w:rsidR="002044FC" w:rsidRPr="000F23AF">
        <w:rPr>
          <w:rFonts w:asciiTheme="minorBidi" w:hAnsiTheme="minorBidi" w:cstheme="minorBidi"/>
          <w:rtl/>
        </w:rPr>
        <w:t>אולטרסוניק</w:t>
      </w:r>
      <w:proofErr w:type="spellEnd"/>
      <w:r w:rsidR="002044FC" w:rsidRPr="000F23AF">
        <w:rPr>
          <w:rFonts w:asciiTheme="minorBidi" w:hAnsiTheme="minorBidi" w:cstheme="minorBidi"/>
          <w:rtl/>
        </w:rPr>
        <w:t xml:space="preserve"> בלבד. </w:t>
      </w:r>
      <w:r w:rsidRPr="000F23AF">
        <w:rPr>
          <w:rFonts w:asciiTheme="minorBidi" w:hAnsiTheme="minorBidi" w:cstheme="minorBidi"/>
          <w:rtl/>
        </w:rPr>
        <w:t>בניגוד לעבודות הקיימות,</w:t>
      </w:r>
      <w:r w:rsidR="002044FC" w:rsidRPr="000F23AF">
        <w:rPr>
          <w:rFonts w:asciiTheme="minorBidi" w:hAnsiTheme="minorBidi" w:cstheme="minorBidi"/>
          <w:rtl/>
        </w:rPr>
        <w:t xml:space="preserve"> המערכת שלנו אינה תלויה בזיהוי חזותי של סביבה, ולכן יכולה לפעול גם במצבים של תאורה נמוכה או סביבה הומוגנית מבחינה ויזואלית. היתרון המרכזי </w:t>
      </w:r>
      <w:r w:rsidR="000D3B50" w:rsidRPr="000F23AF">
        <w:rPr>
          <w:rFonts w:asciiTheme="minorBidi" w:hAnsiTheme="minorBidi" w:cstheme="minorBidi"/>
          <w:rtl/>
        </w:rPr>
        <w:t xml:space="preserve">בגישה שלנו, לעומת העבודות הקיימות, </w:t>
      </w:r>
      <w:r w:rsidR="002044FC" w:rsidRPr="000F23AF">
        <w:rPr>
          <w:rFonts w:asciiTheme="minorBidi" w:hAnsiTheme="minorBidi" w:cstheme="minorBidi"/>
          <w:rtl/>
        </w:rPr>
        <w:t>הוא בפשטות, באמינות, ובעלות נמוכה</w:t>
      </w:r>
      <w:r w:rsidR="000D3B50" w:rsidRPr="000F23AF">
        <w:rPr>
          <w:rFonts w:asciiTheme="minorBidi" w:hAnsiTheme="minorBidi" w:cstheme="minorBidi"/>
          <w:rtl/>
        </w:rPr>
        <w:t xml:space="preserve">- </w:t>
      </w:r>
      <w:r w:rsidR="002044FC" w:rsidRPr="000F23AF">
        <w:rPr>
          <w:rFonts w:asciiTheme="minorBidi" w:hAnsiTheme="minorBidi" w:cstheme="minorBidi"/>
          <w:rtl/>
        </w:rPr>
        <w:t>מה שמאפשר יישום יעיל גם על פלטפורמות קטנות ומוגבלות משאבים</w:t>
      </w:r>
      <w:r w:rsidR="002044FC" w:rsidRPr="000F23AF">
        <w:rPr>
          <w:rFonts w:asciiTheme="minorBidi" w:hAnsiTheme="minorBidi" w:cstheme="minorBidi"/>
        </w:rPr>
        <w:t>.</w:t>
      </w:r>
    </w:p>
    <w:p w14:paraId="79A736E5" w14:textId="7C059E15" w:rsidR="002044FC" w:rsidRPr="000F23AF" w:rsidRDefault="002044FC" w:rsidP="0035272A">
      <w:pPr>
        <w:bidi/>
        <w:spacing w:before="120" w:after="120" w:line="276" w:lineRule="auto"/>
        <w:rPr>
          <w:rFonts w:asciiTheme="minorBidi" w:hAnsiTheme="minorBidi" w:cstheme="minorBidi"/>
        </w:rPr>
      </w:pPr>
      <w:r w:rsidRPr="000F23AF">
        <w:rPr>
          <w:rFonts w:asciiTheme="minorBidi" w:hAnsiTheme="minorBidi" w:cstheme="minorBidi"/>
          <w:rtl/>
        </w:rPr>
        <w:lastRenderedPageBreak/>
        <w:t>לסיכום, המערכת שלנו אינה מחליפה פתרונות מתקדמים מבוססי</w:t>
      </w:r>
      <w:r w:rsidRPr="000F23AF">
        <w:rPr>
          <w:rFonts w:asciiTheme="minorBidi" w:hAnsiTheme="minorBidi" w:cstheme="minorBidi"/>
        </w:rPr>
        <w:t xml:space="preserve"> AI </w:t>
      </w:r>
      <w:r w:rsidRPr="000F23AF">
        <w:rPr>
          <w:rFonts w:asciiTheme="minorBidi" w:hAnsiTheme="minorBidi" w:cstheme="minorBidi"/>
          <w:rtl/>
        </w:rPr>
        <w:t>או מיפוי מתקדם, אך מציעה גישה ייחודית המתאימה למשימות מוגדרות היטב, שבהן נדרש מענה מהיר, זול ויציב</w:t>
      </w:r>
      <w:r w:rsidR="001F576E" w:rsidRPr="000F23AF">
        <w:rPr>
          <w:rFonts w:asciiTheme="minorBidi" w:hAnsiTheme="minorBidi" w:cstheme="minorBidi"/>
          <w:rtl/>
        </w:rPr>
        <w:t xml:space="preserve">- </w:t>
      </w:r>
      <w:r w:rsidRPr="000F23AF">
        <w:rPr>
          <w:rFonts w:asciiTheme="minorBidi" w:hAnsiTheme="minorBidi" w:cstheme="minorBidi"/>
          <w:rtl/>
        </w:rPr>
        <w:t>כמו בניווט במבנים קיימים בהם יש מדרגות או שינויי גובה ברורים</w:t>
      </w:r>
      <w:r w:rsidRPr="000F23AF">
        <w:rPr>
          <w:rFonts w:asciiTheme="minorBidi" w:hAnsiTheme="minorBidi" w:cstheme="minorBidi"/>
        </w:rPr>
        <w:t>.</w:t>
      </w:r>
    </w:p>
    <w:p w14:paraId="4989B816" w14:textId="77777777" w:rsidR="002C3791" w:rsidRPr="000F23AF" w:rsidRDefault="002C3791" w:rsidP="002965E2">
      <w:pPr>
        <w:bidi/>
        <w:spacing w:before="120" w:after="120" w:line="276" w:lineRule="auto"/>
        <w:jc w:val="both"/>
        <w:rPr>
          <w:rFonts w:asciiTheme="minorBidi" w:hAnsiTheme="minorBidi" w:cstheme="minorBidi"/>
          <w:sz w:val="22"/>
          <w:szCs w:val="22"/>
          <w:u w:val="single"/>
          <w:rtl/>
        </w:rPr>
      </w:pPr>
    </w:p>
    <w:p w14:paraId="5E619477" w14:textId="3AE1D230" w:rsidR="009F63B0" w:rsidRPr="00191269" w:rsidRDefault="009F63B0" w:rsidP="00191269">
      <w:pPr>
        <w:pStyle w:val="a9"/>
        <w:keepNext/>
        <w:numPr>
          <w:ilvl w:val="0"/>
          <w:numId w:val="9"/>
        </w:numPr>
        <w:bidi/>
        <w:spacing w:before="240" w:after="120" w:line="276" w:lineRule="auto"/>
        <w:jc w:val="both"/>
        <w:outlineLvl w:val="0"/>
        <w:rPr>
          <w:rFonts w:asciiTheme="minorBidi" w:hAnsiTheme="minorBidi" w:cstheme="minorBidi"/>
          <w:b/>
          <w:bCs/>
          <w:kern w:val="28"/>
          <w:sz w:val="32"/>
          <w:szCs w:val="32"/>
          <w:rtl/>
        </w:rPr>
      </w:pPr>
      <w:bookmarkStart w:id="11" w:name="_Toc312310375"/>
      <w:bookmarkStart w:id="12" w:name="_Toc117154809"/>
      <w:r w:rsidRPr="00191269">
        <w:rPr>
          <w:rFonts w:asciiTheme="minorBidi" w:hAnsiTheme="minorBidi" w:cstheme="minorBidi"/>
          <w:b/>
          <w:bCs/>
          <w:kern w:val="28"/>
          <w:sz w:val="32"/>
          <w:szCs w:val="32"/>
          <w:rtl/>
        </w:rPr>
        <w:t>רקע תיאורטי</w:t>
      </w:r>
      <w:bookmarkEnd w:id="11"/>
      <w:bookmarkEnd w:id="12"/>
    </w:p>
    <w:p w14:paraId="608987F9" w14:textId="77777777" w:rsidR="009F63B0" w:rsidRPr="000F23AF" w:rsidRDefault="009F63B0" w:rsidP="009F63B0">
      <w:pPr>
        <w:bidi/>
        <w:spacing w:before="120" w:after="120"/>
        <w:ind w:left="360"/>
        <w:jc w:val="both"/>
        <w:rPr>
          <w:rFonts w:asciiTheme="minorBidi" w:hAnsiTheme="minorBidi" w:cstheme="minorBidi"/>
          <w:sz w:val="18"/>
          <w:szCs w:val="18"/>
        </w:rPr>
      </w:pPr>
      <w:r w:rsidRPr="000F23AF">
        <w:rPr>
          <w:rFonts w:asciiTheme="minorBidi" w:hAnsiTheme="minorBidi" w:cstheme="minorBidi"/>
          <w:sz w:val="18"/>
          <w:szCs w:val="18"/>
          <w:rtl/>
        </w:rPr>
        <w:t>בפרק זה יתואר הרקע התיאורטי ויפורטו האלגוריתמים הרלבנטיים. וכן בהתייחס לאלגוריתמים אלטרנטיביים למימוש הפרויקט.</w:t>
      </w:r>
    </w:p>
    <w:p w14:paraId="1B99246D" w14:textId="77777777" w:rsidR="0030447F" w:rsidRPr="000F23AF" w:rsidRDefault="0030447F" w:rsidP="002965E2">
      <w:pPr>
        <w:bidi/>
        <w:spacing w:before="120" w:after="120" w:line="276" w:lineRule="auto"/>
        <w:jc w:val="both"/>
        <w:rPr>
          <w:rFonts w:asciiTheme="minorBidi" w:hAnsiTheme="minorBidi" w:cstheme="minorBidi"/>
          <w:sz w:val="22"/>
          <w:szCs w:val="22"/>
          <w:u w:val="single"/>
          <w:rtl/>
        </w:rPr>
      </w:pPr>
    </w:p>
    <w:p w14:paraId="7BB5184D" w14:textId="12160FF7" w:rsidR="00BF591E" w:rsidRPr="000F23AF" w:rsidRDefault="00BF591E" w:rsidP="0035272A">
      <w:pPr>
        <w:bidi/>
        <w:spacing w:before="120" w:after="120" w:line="276" w:lineRule="auto"/>
        <w:rPr>
          <w:rFonts w:asciiTheme="minorBidi" w:hAnsiTheme="minorBidi" w:cstheme="minorBidi"/>
          <w:rtl/>
        </w:rPr>
      </w:pPr>
      <w:r w:rsidRPr="000F23AF">
        <w:rPr>
          <w:rFonts w:asciiTheme="minorBidi" w:hAnsiTheme="minorBidi" w:cstheme="minorBidi"/>
          <w:rtl/>
        </w:rPr>
        <w:t xml:space="preserve">במסגרת הפרויקט, </w:t>
      </w:r>
      <w:r w:rsidR="0030447F" w:rsidRPr="000F23AF">
        <w:rPr>
          <w:rFonts w:asciiTheme="minorBidi" w:hAnsiTheme="minorBidi" w:cstheme="minorBidi"/>
          <w:rtl/>
        </w:rPr>
        <w:t>למדנו</w:t>
      </w:r>
      <w:r w:rsidRPr="000F23AF">
        <w:rPr>
          <w:rFonts w:asciiTheme="minorBidi" w:hAnsiTheme="minorBidi" w:cstheme="minorBidi"/>
          <w:rtl/>
        </w:rPr>
        <w:t xml:space="preserve"> את הבסיס התאורטי של מערכות אוטונומיות </w:t>
      </w:r>
      <w:proofErr w:type="spellStart"/>
      <w:r w:rsidRPr="000F23AF">
        <w:rPr>
          <w:rFonts w:asciiTheme="minorBidi" w:hAnsiTheme="minorBidi" w:cstheme="minorBidi"/>
          <w:rtl/>
        </w:rPr>
        <w:t>ורחפנים</w:t>
      </w:r>
      <w:proofErr w:type="spellEnd"/>
      <w:r w:rsidRPr="000F23AF">
        <w:rPr>
          <w:rFonts w:asciiTheme="minorBidi" w:hAnsiTheme="minorBidi" w:cstheme="minorBidi"/>
          <w:rtl/>
        </w:rPr>
        <w:t xml:space="preserve">. </w:t>
      </w:r>
      <w:r w:rsidR="0030447F" w:rsidRPr="000F23AF">
        <w:rPr>
          <w:rFonts w:asciiTheme="minorBidi" w:hAnsiTheme="minorBidi" w:cstheme="minorBidi"/>
          <w:rtl/>
        </w:rPr>
        <w:t>העמקנו</w:t>
      </w:r>
      <w:r w:rsidRPr="000F23AF">
        <w:rPr>
          <w:rFonts w:asciiTheme="minorBidi" w:hAnsiTheme="minorBidi" w:cstheme="minorBidi"/>
          <w:rtl/>
        </w:rPr>
        <w:t xml:space="preserve"> בנושאים כמו חיישני מרחק (כגון </w:t>
      </w:r>
      <w:r w:rsidRPr="000F23AF">
        <w:rPr>
          <w:rFonts w:asciiTheme="minorBidi" w:hAnsiTheme="minorBidi" w:cstheme="minorBidi"/>
        </w:rPr>
        <w:t>LIDAR</w:t>
      </w:r>
      <w:r w:rsidRPr="000F23AF">
        <w:rPr>
          <w:rFonts w:asciiTheme="minorBidi" w:hAnsiTheme="minorBidi" w:cstheme="minorBidi"/>
          <w:rtl/>
        </w:rPr>
        <w:t xml:space="preserve">, </w:t>
      </w:r>
      <w:proofErr w:type="spellStart"/>
      <w:r w:rsidRPr="000F23AF">
        <w:rPr>
          <w:rFonts w:asciiTheme="minorBidi" w:hAnsiTheme="minorBidi" w:cstheme="minorBidi"/>
          <w:rtl/>
        </w:rPr>
        <w:t>אולטרסוניק</w:t>
      </w:r>
      <w:proofErr w:type="spellEnd"/>
      <w:r w:rsidRPr="000F23AF">
        <w:rPr>
          <w:rFonts w:asciiTheme="minorBidi" w:hAnsiTheme="minorBidi" w:cstheme="minorBidi"/>
          <w:rtl/>
        </w:rPr>
        <w:t>, ו-</w:t>
      </w:r>
      <w:r w:rsidRPr="000F23AF">
        <w:rPr>
          <w:rFonts w:asciiTheme="minorBidi" w:hAnsiTheme="minorBidi" w:cstheme="minorBidi"/>
        </w:rPr>
        <w:t>Time-of-Flight</w:t>
      </w:r>
      <w:r w:rsidRPr="000F23AF">
        <w:rPr>
          <w:rFonts w:asciiTheme="minorBidi" w:hAnsiTheme="minorBidi" w:cstheme="minorBidi"/>
          <w:rtl/>
        </w:rPr>
        <w:t xml:space="preserve">), עיבוד נתונים בזמן אמת, ושימוש במיקרו-בקרים מסוג </w:t>
      </w:r>
      <w:r w:rsidRPr="000F23AF">
        <w:rPr>
          <w:rFonts w:asciiTheme="minorBidi" w:hAnsiTheme="minorBidi" w:cstheme="minorBidi"/>
        </w:rPr>
        <w:t>Arduino</w:t>
      </w:r>
      <w:r w:rsidRPr="000F23AF">
        <w:rPr>
          <w:rFonts w:asciiTheme="minorBidi" w:hAnsiTheme="minorBidi" w:cstheme="minorBidi"/>
          <w:rtl/>
        </w:rPr>
        <w:t xml:space="preserve">. כמו כן, </w:t>
      </w:r>
      <w:r w:rsidR="0030447F" w:rsidRPr="000F23AF">
        <w:rPr>
          <w:rFonts w:asciiTheme="minorBidi" w:hAnsiTheme="minorBidi" w:cstheme="minorBidi"/>
          <w:rtl/>
        </w:rPr>
        <w:t>למדנו</w:t>
      </w:r>
      <w:r w:rsidRPr="000F23AF">
        <w:rPr>
          <w:rFonts w:asciiTheme="minorBidi" w:hAnsiTheme="minorBidi" w:cstheme="minorBidi"/>
          <w:rtl/>
        </w:rPr>
        <w:t xml:space="preserve"> על שליטה </w:t>
      </w:r>
      <w:proofErr w:type="spellStart"/>
      <w:r w:rsidRPr="000F23AF">
        <w:rPr>
          <w:rFonts w:asciiTheme="minorBidi" w:hAnsiTheme="minorBidi" w:cstheme="minorBidi"/>
          <w:rtl/>
        </w:rPr>
        <w:t>ברחפנים</w:t>
      </w:r>
      <w:proofErr w:type="spellEnd"/>
      <w:r w:rsidRPr="000F23AF">
        <w:rPr>
          <w:rFonts w:asciiTheme="minorBidi" w:hAnsiTheme="minorBidi" w:cstheme="minorBidi"/>
          <w:rtl/>
        </w:rPr>
        <w:t xml:space="preserve"> באמצעות ספריות </w:t>
      </w:r>
      <w:r w:rsidRPr="000F23AF">
        <w:rPr>
          <w:rFonts w:asciiTheme="minorBidi" w:hAnsiTheme="minorBidi" w:cstheme="minorBidi"/>
        </w:rPr>
        <w:t>Python</w:t>
      </w:r>
      <w:r w:rsidRPr="000F23AF">
        <w:rPr>
          <w:rFonts w:asciiTheme="minorBidi" w:hAnsiTheme="minorBidi" w:cstheme="minorBidi"/>
          <w:rtl/>
        </w:rPr>
        <w:t xml:space="preserve">, כמו </w:t>
      </w:r>
      <w:r w:rsidR="001B2324" w:rsidRPr="000F23AF">
        <w:rPr>
          <w:rFonts w:asciiTheme="minorBidi" w:hAnsiTheme="minorBidi" w:cstheme="minorBidi"/>
          <w:rtl/>
        </w:rPr>
        <w:t xml:space="preserve">אפליקציית </w:t>
      </w:r>
      <w:proofErr w:type="spellStart"/>
      <w:r w:rsidR="001B2324" w:rsidRPr="000F23AF">
        <w:rPr>
          <w:rFonts w:asciiTheme="minorBidi" w:hAnsiTheme="minorBidi" w:cstheme="minorBidi"/>
        </w:rPr>
        <w:t>MSDKRemote</w:t>
      </w:r>
      <w:proofErr w:type="spellEnd"/>
      <w:r w:rsidRPr="000F23AF">
        <w:rPr>
          <w:rFonts w:asciiTheme="minorBidi" w:hAnsiTheme="minorBidi" w:cstheme="minorBidi"/>
          <w:rtl/>
        </w:rPr>
        <w:t>, ועל פיתוח אלגוריתמים לשליטה מבוססת משוב.</w:t>
      </w:r>
    </w:p>
    <w:p w14:paraId="6D723B0E" w14:textId="39C599F5" w:rsidR="00BF591E" w:rsidRPr="000F23AF" w:rsidRDefault="00BF591E" w:rsidP="0035272A">
      <w:pPr>
        <w:bidi/>
        <w:spacing w:before="120" w:after="120" w:line="276" w:lineRule="auto"/>
        <w:rPr>
          <w:rFonts w:asciiTheme="minorBidi" w:hAnsiTheme="minorBidi" w:cstheme="minorBidi"/>
          <w:rtl/>
        </w:rPr>
      </w:pPr>
      <w:r w:rsidRPr="000F23AF">
        <w:rPr>
          <w:rFonts w:asciiTheme="minorBidi" w:hAnsiTheme="minorBidi" w:cstheme="minorBidi"/>
          <w:rtl/>
        </w:rPr>
        <w:t>המקורות העיקריים ש</w:t>
      </w:r>
      <w:r w:rsidR="0030447F" w:rsidRPr="000F23AF">
        <w:rPr>
          <w:rFonts w:asciiTheme="minorBidi" w:hAnsiTheme="minorBidi" w:cstheme="minorBidi"/>
          <w:rtl/>
        </w:rPr>
        <w:t>סקרנו</w:t>
      </w:r>
      <w:r w:rsidRPr="000F23AF">
        <w:rPr>
          <w:rFonts w:asciiTheme="minorBidi" w:hAnsiTheme="minorBidi" w:cstheme="minorBidi"/>
          <w:rtl/>
        </w:rPr>
        <w:t>: מאמר "</w:t>
      </w:r>
      <w:r w:rsidRPr="000F23AF">
        <w:rPr>
          <w:rFonts w:asciiTheme="minorBidi" w:hAnsiTheme="minorBidi" w:cstheme="minorBidi"/>
        </w:rPr>
        <w:t xml:space="preserve"> "Home Guard Drone</w:t>
      </w:r>
      <w:r w:rsidRPr="000F23AF">
        <w:rPr>
          <w:rFonts w:asciiTheme="minorBidi" w:hAnsiTheme="minorBidi" w:cstheme="minorBidi"/>
          <w:rtl/>
        </w:rPr>
        <w:t xml:space="preserve">מאת </w:t>
      </w:r>
      <w:r w:rsidRPr="000F23AF">
        <w:rPr>
          <w:rFonts w:asciiTheme="minorBidi" w:hAnsiTheme="minorBidi" w:cstheme="minorBidi"/>
        </w:rPr>
        <w:t xml:space="preserve">Dan Magazinnik </w:t>
      </w:r>
      <w:r w:rsidRPr="000F23AF">
        <w:rPr>
          <w:rFonts w:asciiTheme="minorBidi" w:hAnsiTheme="minorBidi" w:cstheme="minorBidi"/>
          <w:rtl/>
        </w:rPr>
        <w:t xml:space="preserve"> ומאמרים ומקורות מידע על מגוון הרכיבים אשר יהיו בשימוש במסגרת הפרויקט.</w:t>
      </w:r>
    </w:p>
    <w:p w14:paraId="15AFD6E4" w14:textId="77777777" w:rsidR="00AF401E" w:rsidRPr="000F23AF" w:rsidRDefault="00AF401E" w:rsidP="002965E2">
      <w:pPr>
        <w:bidi/>
        <w:spacing w:before="120" w:after="120" w:line="276" w:lineRule="auto"/>
        <w:jc w:val="both"/>
        <w:rPr>
          <w:rFonts w:asciiTheme="minorBidi" w:hAnsiTheme="minorBidi" w:cstheme="minorBidi"/>
          <w:b/>
          <w:bCs/>
          <w:u w:val="single"/>
          <w:rtl/>
        </w:rPr>
      </w:pPr>
    </w:p>
    <w:p w14:paraId="3318A26F" w14:textId="77777777" w:rsidR="008515A4" w:rsidRPr="000F23AF" w:rsidRDefault="008515A4" w:rsidP="009F3211">
      <w:pPr>
        <w:pStyle w:val="11"/>
        <w:bidi/>
        <w:spacing w:line="276" w:lineRule="auto"/>
        <w:rPr>
          <w:rFonts w:asciiTheme="minorBidi" w:hAnsiTheme="minorBidi"/>
        </w:rPr>
      </w:pPr>
      <w:r w:rsidRPr="000F23AF">
        <w:rPr>
          <w:rFonts w:asciiTheme="minorBidi" w:hAnsiTheme="minorBidi"/>
          <w:rtl/>
        </w:rPr>
        <w:t>בחלק זה יפורטו מספר נקודות עיקריות</w:t>
      </w:r>
      <w:r w:rsidRPr="000F23AF">
        <w:rPr>
          <w:rFonts w:asciiTheme="minorBidi" w:hAnsiTheme="minorBidi"/>
        </w:rPr>
        <w:t>:</w:t>
      </w:r>
    </w:p>
    <w:p w14:paraId="531C55DD" w14:textId="77777777" w:rsidR="008515A4" w:rsidRPr="000F23AF" w:rsidRDefault="008515A4" w:rsidP="009F3211">
      <w:pPr>
        <w:pStyle w:val="11"/>
        <w:numPr>
          <w:ilvl w:val="0"/>
          <w:numId w:val="5"/>
        </w:numPr>
        <w:bidi/>
        <w:spacing w:line="276" w:lineRule="auto"/>
        <w:rPr>
          <w:rFonts w:asciiTheme="minorBidi" w:hAnsiTheme="minorBidi"/>
          <w:b/>
          <w:bCs/>
        </w:rPr>
      </w:pPr>
      <w:r w:rsidRPr="000F23AF">
        <w:rPr>
          <w:rFonts w:asciiTheme="minorBidi" w:hAnsiTheme="minorBidi"/>
          <w:rtl/>
        </w:rPr>
        <w:t xml:space="preserve">סקירת סוגי </w:t>
      </w:r>
      <w:proofErr w:type="spellStart"/>
      <w:r w:rsidRPr="000F23AF">
        <w:rPr>
          <w:rFonts w:asciiTheme="minorBidi" w:hAnsiTheme="minorBidi"/>
          <w:rtl/>
        </w:rPr>
        <w:t>הרחפנים</w:t>
      </w:r>
      <w:proofErr w:type="spellEnd"/>
      <w:r w:rsidRPr="000F23AF">
        <w:rPr>
          <w:rFonts w:asciiTheme="minorBidi" w:hAnsiTheme="minorBidi"/>
          <w:rtl/>
        </w:rPr>
        <w:t xml:space="preserve"> המתאימים לביצוע הפרויקט</w:t>
      </w:r>
      <w:r w:rsidRPr="000F23AF">
        <w:rPr>
          <w:rFonts w:asciiTheme="minorBidi" w:hAnsiTheme="minorBidi"/>
        </w:rPr>
        <w:t>.</w:t>
      </w:r>
    </w:p>
    <w:p w14:paraId="0116DB73" w14:textId="77777777" w:rsidR="008515A4" w:rsidRPr="000F23AF" w:rsidRDefault="008515A4" w:rsidP="009F3211">
      <w:pPr>
        <w:pStyle w:val="11"/>
        <w:numPr>
          <w:ilvl w:val="0"/>
          <w:numId w:val="5"/>
        </w:numPr>
        <w:bidi/>
        <w:spacing w:line="276" w:lineRule="auto"/>
        <w:rPr>
          <w:rFonts w:asciiTheme="minorBidi" w:hAnsiTheme="minorBidi"/>
          <w:b/>
          <w:bCs/>
        </w:rPr>
      </w:pPr>
      <w:r w:rsidRPr="000F23AF">
        <w:rPr>
          <w:rFonts w:asciiTheme="minorBidi" w:hAnsiTheme="minorBidi"/>
          <w:rtl/>
        </w:rPr>
        <w:t>סקירת סוגי חיישני המרחק המתאימים למשימה</w:t>
      </w:r>
      <w:r w:rsidRPr="000F23AF">
        <w:rPr>
          <w:rFonts w:asciiTheme="minorBidi" w:hAnsiTheme="minorBidi"/>
        </w:rPr>
        <w:t>.</w:t>
      </w:r>
    </w:p>
    <w:p w14:paraId="64ED8E49" w14:textId="77777777" w:rsidR="008515A4" w:rsidRPr="000F23AF" w:rsidRDefault="008515A4" w:rsidP="009F3211">
      <w:pPr>
        <w:pStyle w:val="11"/>
        <w:numPr>
          <w:ilvl w:val="0"/>
          <w:numId w:val="5"/>
        </w:numPr>
        <w:bidi/>
        <w:spacing w:line="276" w:lineRule="auto"/>
        <w:rPr>
          <w:rFonts w:asciiTheme="minorBidi" w:hAnsiTheme="minorBidi"/>
          <w:b/>
          <w:bCs/>
        </w:rPr>
      </w:pPr>
      <w:r w:rsidRPr="000F23AF">
        <w:rPr>
          <w:rFonts w:asciiTheme="minorBidi" w:hAnsiTheme="minorBidi"/>
          <w:rtl/>
        </w:rPr>
        <w:t>בחירת לוחות</w:t>
      </w:r>
      <w:r w:rsidRPr="000F23AF">
        <w:rPr>
          <w:rFonts w:asciiTheme="minorBidi" w:hAnsiTheme="minorBidi"/>
        </w:rPr>
        <w:t xml:space="preserve"> Arduino </w:t>
      </w:r>
      <w:r w:rsidRPr="000F23AF">
        <w:rPr>
          <w:rFonts w:asciiTheme="minorBidi" w:hAnsiTheme="minorBidi"/>
          <w:rtl/>
        </w:rPr>
        <w:t>המתאימים לצורכי הפרויקט</w:t>
      </w:r>
      <w:r w:rsidRPr="000F23AF">
        <w:rPr>
          <w:rFonts w:asciiTheme="minorBidi" w:hAnsiTheme="minorBidi"/>
        </w:rPr>
        <w:t>.</w:t>
      </w:r>
    </w:p>
    <w:p w14:paraId="0878799D" w14:textId="77777777" w:rsidR="008515A4" w:rsidRPr="000F23AF" w:rsidRDefault="008515A4" w:rsidP="009F3211">
      <w:pPr>
        <w:pStyle w:val="11"/>
        <w:numPr>
          <w:ilvl w:val="0"/>
          <w:numId w:val="5"/>
        </w:numPr>
        <w:bidi/>
        <w:spacing w:line="276" w:lineRule="auto"/>
        <w:rPr>
          <w:rFonts w:asciiTheme="minorBidi" w:hAnsiTheme="minorBidi"/>
          <w:b/>
          <w:bCs/>
          <w:rtl/>
        </w:rPr>
      </w:pPr>
      <w:r w:rsidRPr="000F23AF">
        <w:rPr>
          <w:rFonts w:asciiTheme="minorBidi" w:hAnsiTheme="minorBidi"/>
          <w:rtl/>
        </w:rPr>
        <w:t xml:space="preserve">תיאור חיבוריות בין </w:t>
      </w:r>
      <w:proofErr w:type="spellStart"/>
      <w:r w:rsidRPr="000F23AF">
        <w:rPr>
          <w:rFonts w:asciiTheme="minorBidi" w:hAnsiTheme="minorBidi"/>
          <w:rtl/>
        </w:rPr>
        <w:t>הרחפן</w:t>
      </w:r>
      <w:proofErr w:type="spellEnd"/>
      <w:r w:rsidRPr="000F23AF">
        <w:rPr>
          <w:rFonts w:asciiTheme="minorBidi" w:hAnsiTheme="minorBidi"/>
          <w:rtl/>
        </w:rPr>
        <w:t xml:space="preserve"> ל</w:t>
      </w:r>
      <w:r w:rsidRPr="000F23AF">
        <w:rPr>
          <w:rFonts w:asciiTheme="minorBidi" w:hAnsiTheme="minorBidi"/>
        </w:rPr>
        <w:t xml:space="preserve"> Arduino-</w:t>
      </w:r>
      <w:r w:rsidRPr="000F23AF">
        <w:rPr>
          <w:rFonts w:asciiTheme="minorBidi" w:hAnsiTheme="minorBidi"/>
          <w:rtl/>
        </w:rPr>
        <w:t>ולחיישנים באמצעות</w:t>
      </w:r>
      <w:r w:rsidRPr="000F23AF">
        <w:rPr>
          <w:rFonts w:asciiTheme="minorBidi" w:hAnsiTheme="minorBidi"/>
        </w:rPr>
        <w:t xml:space="preserve">  Python </w:t>
      </w:r>
    </w:p>
    <w:p w14:paraId="7EEA7785" w14:textId="77777777" w:rsidR="00FF6ED2" w:rsidRPr="000F23AF" w:rsidRDefault="00FF6ED2" w:rsidP="00FF6ED2">
      <w:pPr>
        <w:bidi/>
        <w:rPr>
          <w:rFonts w:asciiTheme="minorBidi" w:hAnsiTheme="minorBidi" w:cstheme="minorBidi"/>
        </w:rPr>
      </w:pPr>
    </w:p>
    <w:p w14:paraId="303A4BE7" w14:textId="4232221D" w:rsidR="00FF6ED2" w:rsidRPr="000F23AF" w:rsidRDefault="00FF6ED2" w:rsidP="00FF6ED2">
      <w:pPr>
        <w:pStyle w:val="a9"/>
        <w:numPr>
          <w:ilvl w:val="0"/>
          <w:numId w:val="7"/>
        </w:numPr>
        <w:bidi/>
        <w:rPr>
          <w:rFonts w:asciiTheme="minorBidi" w:hAnsiTheme="minorBidi" w:cstheme="minorBidi"/>
          <w:b/>
          <w:bCs/>
        </w:rPr>
      </w:pPr>
      <w:r w:rsidRPr="000F23AF">
        <w:rPr>
          <w:rFonts w:asciiTheme="minorBidi" w:hAnsiTheme="minorBidi" w:cstheme="minorBidi"/>
          <w:b/>
          <w:bCs/>
        </w:rPr>
        <w:t>DJI Tello</w:t>
      </w:r>
    </w:p>
    <w:p w14:paraId="477EB961" w14:textId="15B6C27A" w:rsidR="00FF6ED2" w:rsidRPr="000F23AF" w:rsidRDefault="00FF6ED2" w:rsidP="0035272A">
      <w:pPr>
        <w:bidi/>
        <w:spacing w:before="120" w:after="120" w:line="276" w:lineRule="auto"/>
        <w:rPr>
          <w:rFonts w:asciiTheme="minorBidi" w:hAnsiTheme="minorBidi" w:cstheme="minorBidi"/>
        </w:rPr>
      </w:pPr>
      <w:r w:rsidRPr="000F23AF">
        <w:rPr>
          <w:rFonts w:asciiTheme="minorBidi" w:hAnsiTheme="minorBidi" w:cstheme="minorBidi"/>
          <w:rtl/>
        </w:rPr>
        <w:t>רחפן קטן וזול שתוכנן ללמידה והתנסות, והיה הבחירה הראשונית לפרויקט. יתרונו המרכזי הוא בכך שהוא תומך ב</w:t>
      </w:r>
      <w:r w:rsidR="0029212E" w:rsidRPr="000F23AF">
        <w:rPr>
          <w:rFonts w:asciiTheme="minorBidi" w:hAnsiTheme="minorBidi" w:cstheme="minorBidi"/>
          <w:rtl/>
        </w:rPr>
        <w:t>-</w:t>
      </w:r>
      <w:r w:rsidRPr="000F23AF">
        <w:rPr>
          <w:rFonts w:asciiTheme="minorBidi" w:hAnsiTheme="minorBidi" w:cstheme="minorBidi"/>
        </w:rPr>
        <w:t>SDK</w:t>
      </w:r>
      <w:r w:rsidR="0029212E" w:rsidRPr="000F23AF">
        <w:rPr>
          <w:rFonts w:asciiTheme="minorBidi" w:hAnsiTheme="minorBidi" w:cstheme="minorBidi"/>
          <w:rtl/>
        </w:rPr>
        <w:t xml:space="preserve"> </w:t>
      </w:r>
      <w:r w:rsidRPr="000F23AF">
        <w:rPr>
          <w:rFonts w:asciiTheme="minorBidi" w:hAnsiTheme="minorBidi" w:cstheme="minorBidi"/>
          <w:rtl/>
        </w:rPr>
        <w:t>פתוח</w:t>
      </w:r>
      <w:r w:rsidRPr="000F23AF">
        <w:rPr>
          <w:rFonts w:asciiTheme="minorBidi" w:hAnsiTheme="minorBidi" w:cstheme="minorBidi"/>
        </w:rPr>
        <w:t xml:space="preserve"> </w:t>
      </w:r>
      <w:r w:rsidR="00DE6E93" w:rsidRPr="000F23AF">
        <w:rPr>
          <w:rFonts w:asciiTheme="minorBidi" w:hAnsiTheme="minorBidi" w:cstheme="minorBidi"/>
          <w:rtl/>
        </w:rPr>
        <w:t xml:space="preserve">, </w:t>
      </w:r>
      <w:r w:rsidRPr="000F23AF">
        <w:rPr>
          <w:rFonts w:asciiTheme="minorBidi" w:hAnsiTheme="minorBidi" w:cstheme="minorBidi"/>
          <w:rtl/>
        </w:rPr>
        <w:t xml:space="preserve">המאפשר שליחת פקודות תכנותיות בצורה פשוטה. עם זאת,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xml:space="preserve"> יצא מייצור ונעשה קשה להשיגו, ולכן </w:t>
      </w:r>
      <w:r w:rsidR="003627FE" w:rsidRPr="000F23AF">
        <w:rPr>
          <w:rFonts w:asciiTheme="minorBidi" w:hAnsiTheme="minorBidi" w:cstheme="minorBidi"/>
          <w:rtl/>
        </w:rPr>
        <w:t>הוחלט לא</w:t>
      </w:r>
      <w:r w:rsidRPr="000F23AF">
        <w:rPr>
          <w:rFonts w:asciiTheme="minorBidi" w:hAnsiTheme="minorBidi" w:cstheme="minorBidi"/>
          <w:rtl/>
        </w:rPr>
        <w:t xml:space="preserve"> להשתמש בו למרות ההתאמה הראשונית</w:t>
      </w:r>
      <w:r w:rsidRPr="000F23AF">
        <w:rPr>
          <w:rFonts w:asciiTheme="minorBidi" w:hAnsiTheme="minorBidi" w:cstheme="minorBidi"/>
        </w:rPr>
        <w:t>.</w:t>
      </w:r>
    </w:p>
    <w:p w14:paraId="639A9D9F" w14:textId="55890E72" w:rsidR="00FF6ED2" w:rsidRPr="000F23AF" w:rsidRDefault="00FF6ED2" w:rsidP="00FF6ED2">
      <w:pPr>
        <w:pStyle w:val="a9"/>
        <w:numPr>
          <w:ilvl w:val="0"/>
          <w:numId w:val="7"/>
        </w:numPr>
        <w:bidi/>
        <w:rPr>
          <w:rFonts w:asciiTheme="minorBidi" w:hAnsiTheme="minorBidi" w:cstheme="minorBidi"/>
          <w:b/>
          <w:bCs/>
        </w:rPr>
      </w:pPr>
      <w:r w:rsidRPr="000F23AF">
        <w:rPr>
          <w:rFonts w:asciiTheme="minorBidi" w:hAnsiTheme="minorBidi" w:cstheme="minorBidi"/>
          <w:b/>
          <w:bCs/>
        </w:rPr>
        <w:t>DJI Neo</w:t>
      </w:r>
    </w:p>
    <w:p w14:paraId="3D9DBF5E" w14:textId="60D1AD48" w:rsidR="00FF6ED2" w:rsidRPr="000F23AF" w:rsidRDefault="00FF6ED2" w:rsidP="0035272A">
      <w:pPr>
        <w:bidi/>
        <w:spacing w:before="120" w:after="120" w:line="276" w:lineRule="auto"/>
        <w:rPr>
          <w:rFonts w:asciiTheme="minorBidi" w:hAnsiTheme="minorBidi" w:cstheme="minorBidi"/>
        </w:rPr>
      </w:pPr>
      <w:r w:rsidRPr="000F23AF">
        <w:rPr>
          <w:rFonts w:asciiTheme="minorBidi" w:hAnsiTheme="minorBidi" w:cstheme="minorBidi"/>
          <w:rtl/>
        </w:rPr>
        <w:t>רחפן בסיסי ונגיש לשימוש, אך אינו תומך בתקשורת פתוחה עם</w:t>
      </w:r>
      <w:r w:rsidRPr="000F23AF">
        <w:rPr>
          <w:rFonts w:asciiTheme="minorBidi" w:hAnsiTheme="minorBidi" w:cstheme="minorBidi"/>
        </w:rPr>
        <w:t xml:space="preserve"> </w:t>
      </w:r>
      <w:r w:rsidR="00960981" w:rsidRPr="000F23AF">
        <w:rPr>
          <w:rFonts w:asciiTheme="minorBidi" w:hAnsiTheme="minorBidi" w:cstheme="minorBidi"/>
        </w:rPr>
        <w:t>,</w:t>
      </w:r>
      <w:r w:rsidRPr="000F23AF">
        <w:rPr>
          <w:rFonts w:asciiTheme="minorBidi" w:hAnsiTheme="minorBidi" w:cstheme="minorBidi"/>
        </w:rPr>
        <w:t xml:space="preserve">SDK </w:t>
      </w:r>
      <w:r w:rsidRPr="000F23AF">
        <w:rPr>
          <w:rFonts w:asciiTheme="minorBidi" w:hAnsiTheme="minorBidi" w:cstheme="minorBidi"/>
          <w:rtl/>
        </w:rPr>
        <w:t xml:space="preserve">ולכן אינו מאפשר שליחת פקודות חיצוניות בזמן אמת. בנוסף,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xml:space="preserve"> קטן ואינו מסוגל לשאת משקל חיצוני משמעותי</w:t>
      </w:r>
      <w:r w:rsidR="00927050" w:rsidRPr="000F23AF">
        <w:rPr>
          <w:rFonts w:asciiTheme="minorBidi" w:hAnsiTheme="minorBidi" w:cstheme="minorBidi"/>
          <w:rtl/>
        </w:rPr>
        <w:t xml:space="preserve">- </w:t>
      </w:r>
      <w:r w:rsidRPr="000F23AF">
        <w:rPr>
          <w:rFonts w:asciiTheme="minorBidi" w:hAnsiTheme="minorBidi" w:cstheme="minorBidi"/>
          <w:rtl/>
        </w:rPr>
        <w:t>מה שהופך אותו לבלתי מתאים להרכבת מערכת הכוללת חיישנים, בקרה וסוללה</w:t>
      </w:r>
      <w:r w:rsidRPr="000F23AF">
        <w:rPr>
          <w:rFonts w:asciiTheme="minorBidi" w:hAnsiTheme="minorBidi" w:cstheme="minorBidi"/>
        </w:rPr>
        <w:t>.</w:t>
      </w:r>
    </w:p>
    <w:p w14:paraId="67C3547C" w14:textId="0B96DE6E" w:rsidR="00FF6ED2" w:rsidRPr="000F23AF" w:rsidRDefault="00FF6ED2" w:rsidP="00FF6ED2">
      <w:pPr>
        <w:pStyle w:val="a9"/>
        <w:numPr>
          <w:ilvl w:val="0"/>
          <w:numId w:val="7"/>
        </w:numPr>
        <w:bidi/>
        <w:rPr>
          <w:rFonts w:asciiTheme="minorBidi" w:hAnsiTheme="minorBidi" w:cstheme="minorBidi"/>
          <w:b/>
          <w:bCs/>
        </w:rPr>
      </w:pPr>
      <w:r w:rsidRPr="000F23AF">
        <w:rPr>
          <w:rFonts w:asciiTheme="minorBidi" w:hAnsiTheme="minorBidi" w:cstheme="minorBidi"/>
          <w:b/>
          <w:bCs/>
        </w:rPr>
        <w:t>DJI Mini Pro 3</w:t>
      </w:r>
    </w:p>
    <w:p w14:paraId="4B8D02FF" w14:textId="19271E57" w:rsidR="00FF6ED2" w:rsidRPr="000F23AF" w:rsidRDefault="00FF6ED2" w:rsidP="0035272A">
      <w:pPr>
        <w:bidi/>
        <w:spacing w:before="120" w:after="120" w:line="276" w:lineRule="auto"/>
        <w:rPr>
          <w:rFonts w:asciiTheme="minorBidi" w:hAnsiTheme="minorBidi" w:cstheme="minorBidi"/>
        </w:rPr>
      </w:pPr>
      <w:r w:rsidRPr="000F23AF">
        <w:rPr>
          <w:rFonts w:asciiTheme="minorBidi" w:hAnsiTheme="minorBidi" w:cstheme="minorBidi"/>
          <w:rtl/>
        </w:rPr>
        <w:t>רחפן מקצועי יותר, שתומך בתקשורת דרך</w:t>
      </w:r>
      <w:r w:rsidRPr="000F23AF">
        <w:rPr>
          <w:rFonts w:asciiTheme="minorBidi" w:hAnsiTheme="minorBidi" w:cstheme="minorBidi"/>
        </w:rPr>
        <w:t xml:space="preserve"> </w:t>
      </w:r>
      <w:proofErr w:type="spellStart"/>
      <w:r w:rsidRPr="000F23AF">
        <w:rPr>
          <w:rFonts w:asciiTheme="minorBidi" w:hAnsiTheme="minorBidi" w:cstheme="minorBidi"/>
        </w:rPr>
        <w:t>OpenDJI</w:t>
      </w:r>
      <w:proofErr w:type="spellEnd"/>
      <w:r w:rsidRPr="000F23AF">
        <w:rPr>
          <w:rFonts w:asciiTheme="minorBidi" w:hAnsiTheme="minorBidi" w:cstheme="minorBidi"/>
        </w:rPr>
        <w:t xml:space="preserve"> SDK </w:t>
      </w:r>
      <w:r w:rsidRPr="000F23AF">
        <w:rPr>
          <w:rFonts w:asciiTheme="minorBidi" w:hAnsiTheme="minorBidi" w:cstheme="minorBidi"/>
          <w:rtl/>
        </w:rPr>
        <w:t>ומאפשר שליטה מתקדמת דרך קוד</w:t>
      </w:r>
      <w:r w:rsidRPr="000F23AF">
        <w:rPr>
          <w:rFonts w:asciiTheme="minorBidi" w:hAnsiTheme="minorBidi" w:cstheme="minorBidi"/>
        </w:rPr>
        <w:t xml:space="preserve"> </w:t>
      </w:r>
      <w:r w:rsidR="007E2B71" w:rsidRPr="000F23AF">
        <w:rPr>
          <w:rFonts w:asciiTheme="minorBidi" w:hAnsiTheme="minorBidi" w:cstheme="minorBidi"/>
        </w:rPr>
        <w:t>.</w:t>
      </w:r>
      <w:r w:rsidRPr="000F23AF">
        <w:rPr>
          <w:rFonts w:asciiTheme="minorBidi" w:hAnsiTheme="minorBidi" w:cstheme="minorBidi"/>
        </w:rPr>
        <w:t>Python</w:t>
      </w:r>
      <w:r w:rsidR="00315858" w:rsidRPr="000F23AF">
        <w:rPr>
          <w:rFonts w:asciiTheme="minorBidi" w:hAnsiTheme="minorBidi" w:cstheme="minorBidi"/>
        </w:rPr>
        <w:t xml:space="preserve"> </w:t>
      </w:r>
      <w:r w:rsidRPr="000F23AF">
        <w:rPr>
          <w:rFonts w:asciiTheme="minorBidi" w:hAnsiTheme="minorBidi" w:cstheme="minorBidi"/>
          <w:rtl/>
        </w:rPr>
        <w:t xml:space="preserve">מאחר שהוא גם </w:t>
      </w:r>
      <w:r w:rsidRPr="0035272A">
        <w:rPr>
          <w:rFonts w:asciiTheme="minorBidi" w:hAnsiTheme="minorBidi" w:cstheme="minorBidi"/>
          <w:rtl/>
        </w:rPr>
        <w:t>מ</w:t>
      </w:r>
      <w:r w:rsidRPr="0035272A">
        <w:rPr>
          <w:rFonts w:asciiTheme="minorBidi" w:hAnsiTheme="minorBidi" w:cstheme="minorBidi"/>
          <w:b/>
          <w:bCs/>
          <w:rtl/>
        </w:rPr>
        <w:t>סוגל לשאת עד כ־60 גרם</w:t>
      </w:r>
      <w:r w:rsidRPr="000F23AF">
        <w:rPr>
          <w:rFonts w:asciiTheme="minorBidi" w:hAnsiTheme="minorBidi" w:cstheme="minorBidi"/>
          <w:rtl/>
        </w:rPr>
        <w:t xml:space="preserve"> (בהתאם ליצרן) – מספיק עבור המערכת שפיתחנו, הכוללת שני חיישנים, לוח בקרה</w:t>
      </w:r>
      <w:r w:rsidRPr="000F23AF">
        <w:rPr>
          <w:rFonts w:asciiTheme="minorBidi" w:hAnsiTheme="minorBidi" w:cstheme="minorBidi"/>
        </w:rPr>
        <w:t xml:space="preserve"> (Arduino Nano 33 IoT) </w:t>
      </w:r>
      <w:r w:rsidRPr="000F23AF">
        <w:rPr>
          <w:rFonts w:asciiTheme="minorBidi" w:hAnsiTheme="minorBidi" w:cstheme="minorBidi"/>
          <w:rtl/>
        </w:rPr>
        <w:t>וסוללה. שילוב זה מאפשר תעופה יציבה ובקרה אוטונומית מלאה</w:t>
      </w:r>
      <w:r w:rsidRPr="000F23AF">
        <w:rPr>
          <w:rFonts w:asciiTheme="minorBidi" w:hAnsiTheme="minorBidi" w:cstheme="minorBidi"/>
        </w:rPr>
        <w:t>.</w:t>
      </w:r>
    </w:p>
    <w:p w14:paraId="7BB8C454" w14:textId="77777777" w:rsidR="00FF6ED2" w:rsidRPr="000F23AF" w:rsidRDefault="00000000" w:rsidP="0035272A">
      <w:pPr>
        <w:bidi/>
        <w:spacing w:before="120" w:after="120" w:line="276" w:lineRule="auto"/>
        <w:rPr>
          <w:rFonts w:asciiTheme="minorBidi" w:hAnsiTheme="minorBidi" w:cstheme="minorBidi"/>
        </w:rPr>
      </w:pPr>
      <w:r>
        <w:rPr>
          <w:rFonts w:asciiTheme="minorBidi" w:hAnsiTheme="minorBidi" w:cstheme="minorBidi"/>
        </w:rPr>
        <w:lastRenderedPageBreak/>
        <w:pict w14:anchorId="606986EC">
          <v:rect id="_x0000_i1025" style="width:0;height:1.5pt" o:hralign="center" o:hrstd="t" o:hr="t" fillcolor="#a0a0a0" stroked="f"/>
        </w:pict>
      </w:r>
    </w:p>
    <w:p w14:paraId="78223893" w14:textId="77777777" w:rsidR="000F23AF" w:rsidRPr="000F23AF" w:rsidRDefault="000F23AF" w:rsidP="00FF6ED2">
      <w:pPr>
        <w:bidi/>
        <w:rPr>
          <w:rFonts w:asciiTheme="minorBidi" w:hAnsiTheme="minorBidi" w:cstheme="minorBidi"/>
          <w:b/>
          <w:bCs/>
          <w:rtl/>
        </w:rPr>
      </w:pPr>
    </w:p>
    <w:p w14:paraId="7A50C698" w14:textId="6BC177EA" w:rsidR="00FF6ED2" w:rsidRPr="000F23AF" w:rsidRDefault="00FF6ED2" w:rsidP="000F23AF">
      <w:pPr>
        <w:bidi/>
        <w:rPr>
          <w:rFonts w:asciiTheme="minorBidi" w:hAnsiTheme="minorBidi" w:cstheme="minorBidi"/>
          <w:b/>
          <w:bCs/>
        </w:rPr>
      </w:pPr>
      <w:r w:rsidRPr="000F23AF">
        <w:rPr>
          <w:rFonts w:asciiTheme="minorBidi" w:hAnsiTheme="minorBidi" w:cstheme="minorBidi"/>
          <w:b/>
          <w:bCs/>
          <w:rtl/>
        </w:rPr>
        <w:t>בקרים (</w:t>
      </w:r>
      <w:proofErr w:type="spellStart"/>
      <w:r w:rsidRPr="000F23AF">
        <w:rPr>
          <w:rFonts w:asciiTheme="minorBidi" w:hAnsiTheme="minorBidi" w:cstheme="minorBidi"/>
          <w:b/>
          <w:bCs/>
          <w:rtl/>
        </w:rPr>
        <w:t>מיקרו־בקרים</w:t>
      </w:r>
      <w:proofErr w:type="spellEnd"/>
      <w:r w:rsidRPr="000F23AF">
        <w:rPr>
          <w:rFonts w:asciiTheme="minorBidi" w:hAnsiTheme="minorBidi" w:cstheme="minorBidi"/>
          <w:b/>
          <w:bCs/>
          <w:rtl/>
        </w:rPr>
        <w:t>)</w:t>
      </w:r>
    </w:p>
    <w:p w14:paraId="07DFADA2" w14:textId="77777777" w:rsidR="00FF6ED2" w:rsidRPr="000F23AF" w:rsidRDefault="00FF6ED2" w:rsidP="00FF6ED2">
      <w:pPr>
        <w:bidi/>
        <w:rPr>
          <w:rFonts w:asciiTheme="minorBidi" w:hAnsiTheme="minorBidi" w:cstheme="minorBidi"/>
          <w:b/>
          <w:bCs/>
        </w:rPr>
      </w:pPr>
      <w:r w:rsidRPr="000F23AF">
        <w:rPr>
          <w:rFonts w:asciiTheme="minorBidi" w:hAnsiTheme="minorBidi" w:cstheme="minorBidi"/>
          <w:b/>
          <w:bCs/>
        </w:rPr>
        <w:t>1. Arduino Uno</w:t>
      </w:r>
    </w:p>
    <w:p w14:paraId="2B14CF6F" w14:textId="77777777" w:rsidR="00FF6ED2" w:rsidRPr="000F23AF" w:rsidRDefault="00FF6ED2" w:rsidP="00FF6ED2">
      <w:pPr>
        <w:bidi/>
        <w:rPr>
          <w:rFonts w:asciiTheme="minorBidi" w:hAnsiTheme="minorBidi" w:cstheme="minorBidi"/>
        </w:rPr>
      </w:pPr>
      <w:r w:rsidRPr="000F23AF">
        <w:rPr>
          <w:rFonts w:asciiTheme="minorBidi" w:hAnsiTheme="minorBidi" w:cstheme="minorBidi"/>
          <w:rtl/>
        </w:rPr>
        <w:t xml:space="preserve">בקר אמין וחזק אשר נפוץ בפרויקטים אלקטרוניים חינוכיים. היתרונות המרכזיים שלו הם קלות השימוש ויציבות. עם זאת, הוא </w:t>
      </w:r>
      <w:r w:rsidRPr="0035272A">
        <w:rPr>
          <w:rFonts w:asciiTheme="minorBidi" w:hAnsiTheme="minorBidi" w:cstheme="minorBidi"/>
          <w:b/>
          <w:bCs/>
          <w:rtl/>
        </w:rPr>
        <w:t>כבד מדי</w:t>
      </w:r>
      <w:r w:rsidRPr="000F23AF">
        <w:rPr>
          <w:rFonts w:asciiTheme="minorBidi" w:hAnsiTheme="minorBidi" w:cstheme="minorBidi"/>
          <w:rtl/>
        </w:rPr>
        <w:t xml:space="preserve"> עבור </w:t>
      </w:r>
      <w:proofErr w:type="spellStart"/>
      <w:r w:rsidRPr="000F23AF">
        <w:rPr>
          <w:rFonts w:asciiTheme="minorBidi" w:hAnsiTheme="minorBidi" w:cstheme="minorBidi"/>
          <w:rtl/>
        </w:rPr>
        <w:t>רחפנים</w:t>
      </w:r>
      <w:proofErr w:type="spellEnd"/>
      <w:r w:rsidRPr="000F23AF">
        <w:rPr>
          <w:rFonts w:asciiTheme="minorBidi" w:hAnsiTheme="minorBidi" w:cstheme="minorBidi"/>
          <w:rtl/>
        </w:rPr>
        <w:t xml:space="preserve"> קטנים, ולכן </w:t>
      </w:r>
      <w:r w:rsidRPr="0035272A">
        <w:rPr>
          <w:rFonts w:asciiTheme="minorBidi" w:hAnsiTheme="minorBidi" w:cstheme="minorBidi"/>
          <w:b/>
          <w:bCs/>
          <w:rtl/>
        </w:rPr>
        <w:t>לא מתאים</w:t>
      </w:r>
      <w:r w:rsidRPr="0035272A">
        <w:rPr>
          <w:rFonts w:asciiTheme="minorBidi" w:hAnsiTheme="minorBidi" w:cstheme="minorBidi"/>
          <w:rtl/>
        </w:rPr>
        <w:t xml:space="preserve"> למשקל המותר להמראה</w:t>
      </w:r>
      <w:r w:rsidRPr="000F23AF">
        <w:rPr>
          <w:rFonts w:asciiTheme="minorBidi" w:hAnsiTheme="minorBidi" w:cstheme="minorBidi"/>
        </w:rPr>
        <w:t xml:space="preserve">. </w:t>
      </w:r>
      <w:r w:rsidRPr="000F23AF">
        <w:rPr>
          <w:rFonts w:asciiTheme="minorBidi" w:hAnsiTheme="minorBidi" w:cstheme="minorBidi"/>
          <w:rtl/>
        </w:rPr>
        <w:t>מסיבה זו, כל משפחת ה־</w:t>
      </w:r>
      <w:r w:rsidRPr="000F23AF">
        <w:rPr>
          <w:rFonts w:asciiTheme="minorBidi" w:hAnsiTheme="minorBidi" w:cstheme="minorBidi"/>
        </w:rPr>
        <w:t xml:space="preserve">UNO </w:t>
      </w:r>
      <w:r w:rsidRPr="000F23AF">
        <w:rPr>
          <w:rFonts w:asciiTheme="minorBidi" w:hAnsiTheme="minorBidi" w:cstheme="minorBidi"/>
          <w:rtl/>
        </w:rPr>
        <w:t>נפסלה</w:t>
      </w:r>
      <w:r w:rsidRPr="000F23AF">
        <w:rPr>
          <w:rFonts w:asciiTheme="minorBidi" w:hAnsiTheme="minorBidi" w:cstheme="minorBidi"/>
        </w:rPr>
        <w:t>.</w:t>
      </w:r>
    </w:p>
    <w:p w14:paraId="586695E9" w14:textId="77777777" w:rsidR="00FF6ED2" w:rsidRPr="000F23AF" w:rsidRDefault="00FF6ED2" w:rsidP="00FF6ED2">
      <w:pPr>
        <w:bidi/>
        <w:rPr>
          <w:rFonts w:asciiTheme="minorBidi" w:hAnsiTheme="minorBidi" w:cstheme="minorBidi"/>
          <w:b/>
          <w:bCs/>
        </w:rPr>
      </w:pPr>
      <w:r w:rsidRPr="000F23AF">
        <w:rPr>
          <w:rFonts w:asciiTheme="minorBidi" w:hAnsiTheme="minorBidi" w:cstheme="minorBidi"/>
          <w:b/>
          <w:bCs/>
        </w:rPr>
        <w:t>2. Arduino Nano 33 IoT</w:t>
      </w:r>
    </w:p>
    <w:p w14:paraId="7291FB82" w14:textId="77777777" w:rsidR="00FF6ED2" w:rsidRPr="000F23AF" w:rsidRDefault="00FF6ED2" w:rsidP="00FF6ED2">
      <w:pPr>
        <w:bidi/>
        <w:rPr>
          <w:rFonts w:asciiTheme="minorBidi" w:hAnsiTheme="minorBidi" w:cstheme="minorBidi"/>
        </w:rPr>
      </w:pPr>
      <w:r w:rsidRPr="000F23AF">
        <w:rPr>
          <w:rFonts w:asciiTheme="minorBidi" w:hAnsiTheme="minorBidi" w:cstheme="minorBidi"/>
          <w:rtl/>
        </w:rPr>
        <w:t xml:space="preserve">בקר קטן, קל משקל ומתקדם טכנולוגית. נבחר לפרויקט בשל העובדה שהוא </w:t>
      </w:r>
      <w:r w:rsidRPr="000F23AF">
        <w:rPr>
          <w:rFonts w:asciiTheme="minorBidi" w:hAnsiTheme="minorBidi" w:cstheme="minorBidi"/>
          <w:b/>
          <w:bCs/>
          <w:rtl/>
        </w:rPr>
        <w:t>כולל גם</w:t>
      </w:r>
      <w:r w:rsidRPr="000F23AF">
        <w:rPr>
          <w:rFonts w:asciiTheme="minorBidi" w:hAnsiTheme="minorBidi" w:cstheme="minorBidi"/>
          <w:b/>
          <w:bCs/>
        </w:rPr>
        <w:t xml:space="preserve"> Wi-Fi </w:t>
      </w:r>
      <w:r w:rsidRPr="000F23AF">
        <w:rPr>
          <w:rFonts w:asciiTheme="minorBidi" w:hAnsiTheme="minorBidi" w:cstheme="minorBidi"/>
          <w:b/>
          <w:bCs/>
          <w:rtl/>
        </w:rPr>
        <w:t>וגם</w:t>
      </w:r>
      <w:r w:rsidRPr="000F23AF">
        <w:rPr>
          <w:rFonts w:asciiTheme="minorBidi" w:hAnsiTheme="minorBidi" w:cstheme="minorBidi"/>
          <w:b/>
          <w:bCs/>
        </w:rPr>
        <w:t xml:space="preserve"> Bluetooth</w:t>
      </w:r>
      <w:r w:rsidRPr="000F23AF">
        <w:rPr>
          <w:rFonts w:asciiTheme="minorBidi" w:hAnsiTheme="minorBidi" w:cstheme="minorBidi"/>
        </w:rPr>
        <w:t xml:space="preserve">, </w:t>
      </w:r>
      <w:r w:rsidRPr="000F23AF">
        <w:rPr>
          <w:rFonts w:asciiTheme="minorBidi" w:hAnsiTheme="minorBidi" w:cstheme="minorBidi"/>
          <w:rtl/>
        </w:rPr>
        <w:t>מה שהופך אותו לאידיאלי להעברת נתונים לרמת עיבוד חיצונית. גודלו הקומפקטי ומשקלו הנמוך הפכו אותו לאופציה המעשית ביותר עבור שילוב על גבי רחפן</w:t>
      </w:r>
      <w:r w:rsidRPr="000F23AF">
        <w:rPr>
          <w:rFonts w:asciiTheme="minorBidi" w:hAnsiTheme="minorBidi" w:cstheme="minorBidi"/>
        </w:rPr>
        <w:t>.</w:t>
      </w:r>
    </w:p>
    <w:p w14:paraId="656AB1B2" w14:textId="77777777" w:rsidR="00FF6ED2" w:rsidRPr="000F23AF" w:rsidRDefault="00000000" w:rsidP="00FF6ED2">
      <w:pPr>
        <w:bidi/>
        <w:rPr>
          <w:rFonts w:asciiTheme="minorBidi" w:hAnsiTheme="minorBidi" w:cstheme="minorBidi"/>
        </w:rPr>
      </w:pPr>
      <w:r>
        <w:rPr>
          <w:rFonts w:asciiTheme="minorBidi" w:hAnsiTheme="minorBidi" w:cstheme="minorBidi"/>
        </w:rPr>
        <w:pict w14:anchorId="4B69F023">
          <v:rect id="_x0000_i1026" style="width:0;height:1.5pt" o:hralign="center" o:hrstd="t" o:hr="t" fillcolor="#a0a0a0" stroked="f"/>
        </w:pict>
      </w:r>
    </w:p>
    <w:p w14:paraId="492FE317" w14:textId="77777777" w:rsidR="00FF6ED2" w:rsidRPr="000F23AF" w:rsidRDefault="00FF6ED2" w:rsidP="00FF6ED2">
      <w:pPr>
        <w:bidi/>
        <w:rPr>
          <w:rFonts w:asciiTheme="minorBidi" w:hAnsiTheme="minorBidi" w:cstheme="minorBidi"/>
          <w:b/>
          <w:bCs/>
        </w:rPr>
      </w:pPr>
      <w:r w:rsidRPr="000F23AF">
        <w:rPr>
          <w:rFonts w:asciiTheme="minorBidi" w:hAnsiTheme="minorBidi" w:cstheme="minorBidi"/>
          <w:b/>
          <w:bCs/>
          <w:rtl/>
        </w:rPr>
        <w:t>חיישני מרחק</w:t>
      </w:r>
    </w:p>
    <w:p w14:paraId="4D27B2A3" w14:textId="77777777" w:rsidR="00FF6ED2" w:rsidRPr="000F23AF" w:rsidRDefault="00FF6ED2" w:rsidP="00FF6ED2">
      <w:pPr>
        <w:bidi/>
        <w:rPr>
          <w:rFonts w:asciiTheme="minorBidi" w:hAnsiTheme="minorBidi" w:cstheme="minorBidi"/>
          <w:b/>
          <w:bCs/>
        </w:rPr>
      </w:pPr>
      <w:r w:rsidRPr="000F23AF">
        <w:rPr>
          <w:rFonts w:asciiTheme="minorBidi" w:hAnsiTheme="minorBidi" w:cstheme="minorBidi"/>
          <w:b/>
          <w:bCs/>
        </w:rPr>
        <w:t>1. HC-SR04 Ultrasonic Sensor</w:t>
      </w:r>
    </w:p>
    <w:p w14:paraId="06FCE36C" w14:textId="77777777" w:rsidR="00FF6ED2" w:rsidRPr="000F23AF" w:rsidRDefault="00FF6ED2" w:rsidP="00FF6ED2">
      <w:pPr>
        <w:bidi/>
        <w:rPr>
          <w:rFonts w:asciiTheme="minorBidi" w:hAnsiTheme="minorBidi" w:cstheme="minorBidi"/>
        </w:rPr>
      </w:pPr>
      <w:r w:rsidRPr="000F23AF">
        <w:rPr>
          <w:rFonts w:asciiTheme="minorBidi" w:hAnsiTheme="minorBidi" w:cstheme="minorBidi"/>
          <w:rtl/>
        </w:rPr>
        <w:t xml:space="preserve">חיישן נפוץ למדידת מרחק, בעל יתרונות של </w:t>
      </w:r>
      <w:r w:rsidRPr="000F23AF">
        <w:rPr>
          <w:rFonts w:asciiTheme="minorBidi" w:hAnsiTheme="minorBidi" w:cstheme="minorBidi"/>
          <w:b/>
          <w:bCs/>
          <w:rtl/>
        </w:rPr>
        <w:t>עלות נמוכה, זמינות גבוהה, ודיוק מספק לטווח קצר</w:t>
      </w:r>
      <w:r w:rsidRPr="000F23AF">
        <w:rPr>
          <w:rFonts w:asciiTheme="minorBidi" w:hAnsiTheme="minorBidi" w:cstheme="minorBidi"/>
        </w:rPr>
        <w:t xml:space="preserve">. </w:t>
      </w:r>
      <w:r w:rsidRPr="000F23AF">
        <w:rPr>
          <w:rFonts w:asciiTheme="minorBidi" w:hAnsiTheme="minorBidi" w:cstheme="minorBidi"/>
          <w:rtl/>
        </w:rPr>
        <w:t xml:space="preserve">נבחר כחיישן המרכזי בפרויקט הודות ליכולת לבצע מדידות אמינות של מדרגות במרחקים רלוונטיים. למרות שהוא יחסית גדול פיזית, הצלחנו להתאים את מיקומו על גוף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xml:space="preserve"> תוך שמירה על יציבות ומשקל סביר</w:t>
      </w:r>
      <w:r w:rsidRPr="000F23AF">
        <w:rPr>
          <w:rFonts w:asciiTheme="minorBidi" w:hAnsiTheme="minorBidi" w:cstheme="minorBidi"/>
        </w:rPr>
        <w:t>.</w:t>
      </w:r>
    </w:p>
    <w:p w14:paraId="2EAD4F4C" w14:textId="77777777" w:rsidR="00FF6ED2" w:rsidRPr="000F23AF" w:rsidRDefault="00FF6ED2" w:rsidP="00FF6ED2">
      <w:pPr>
        <w:bidi/>
        <w:rPr>
          <w:rFonts w:asciiTheme="minorBidi" w:hAnsiTheme="minorBidi" w:cstheme="minorBidi"/>
          <w:b/>
          <w:bCs/>
        </w:rPr>
      </w:pPr>
      <w:r w:rsidRPr="000F23AF">
        <w:rPr>
          <w:rFonts w:asciiTheme="minorBidi" w:hAnsiTheme="minorBidi" w:cstheme="minorBidi"/>
          <w:b/>
          <w:bCs/>
        </w:rPr>
        <w:t>2. VL53L0X Time-of-Flight Sensor</w:t>
      </w:r>
    </w:p>
    <w:p w14:paraId="49C7DEC4" w14:textId="77777777" w:rsidR="00FF6ED2" w:rsidRPr="000F23AF" w:rsidRDefault="00FF6ED2" w:rsidP="00FF6ED2">
      <w:pPr>
        <w:bidi/>
        <w:rPr>
          <w:rFonts w:asciiTheme="minorBidi" w:hAnsiTheme="minorBidi" w:cstheme="minorBidi"/>
        </w:rPr>
      </w:pPr>
      <w:r w:rsidRPr="000F23AF">
        <w:rPr>
          <w:rFonts w:asciiTheme="minorBidi" w:hAnsiTheme="minorBidi" w:cstheme="minorBidi"/>
          <w:rtl/>
        </w:rPr>
        <w:t>חיישן קטן וזול יחסית, שתומך במדידת מרחק על ידי שליחת קרן לייזר. נמצא בשימוש בעבודות קודמות בתחום, ולכן נשקל בתחילת הדרך. עם זאת</w:t>
      </w:r>
      <w:r w:rsidRPr="000F23AF">
        <w:rPr>
          <w:rFonts w:asciiTheme="minorBidi" w:hAnsiTheme="minorBidi" w:cstheme="minorBidi"/>
        </w:rPr>
        <w:t xml:space="preserve">, </w:t>
      </w:r>
      <w:r w:rsidRPr="000F23AF">
        <w:rPr>
          <w:rFonts w:asciiTheme="minorBidi" w:hAnsiTheme="minorBidi" w:cstheme="minorBidi"/>
          <w:b/>
          <w:bCs/>
          <w:rtl/>
        </w:rPr>
        <w:t>טווח המדידה הקצר שלו (~2 מ') ורגישות גבוהה לתנאי תאורה</w:t>
      </w:r>
      <w:r w:rsidRPr="000F23AF">
        <w:rPr>
          <w:rFonts w:asciiTheme="minorBidi" w:hAnsiTheme="minorBidi" w:cstheme="minorBidi"/>
          <w:rtl/>
        </w:rPr>
        <w:t xml:space="preserve"> הפכו אותו לפחות מתאים לזיהוי מדרגות בגובה משתנה – ולכן לא נבחר בסופו של דבר</w:t>
      </w:r>
      <w:r w:rsidRPr="000F23AF">
        <w:rPr>
          <w:rFonts w:asciiTheme="minorBidi" w:hAnsiTheme="minorBidi" w:cstheme="minorBidi"/>
        </w:rPr>
        <w:t>.</w:t>
      </w:r>
    </w:p>
    <w:p w14:paraId="13B9DBF9" w14:textId="77777777" w:rsidR="00FF6ED2" w:rsidRPr="000F23AF" w:rsidRDefault="00000000" w:rsidP="00FF6ED2">
      <w:pPr>
        <w:bidi/>
        <w:rPr>
          <w:rFonts w:asciiTheme="minorBidi" w:hAnsiTheme="minorBidi" w:cstheme="minorBidi"/>
        </w:rPr>
      </w:pPr>
      <w:r>
        <w:rPr>
          <w:rFonts w:asciiTheme="minorBidi" w:hAnsiTheme="minorBidi" w:cstheme="minorBidi"/>
        </w:rPr>
        <w:pict w14:anchorId="3A2E57D7">
          <v:rect id="_x0000_i1027" style="width:0;height:1.5pt" o:hralign="center" o:hrstd="t" o:hr="t" fillcolor="#a0a0a0" stroked="f"/>
        </w:pict>
      </w:r>
    </w:p>
    <w:p w14:paraId="5C389FF8" w14:textId="77777777" w:rsidR="00FF6ED2" w:rsidRPr="000F23AF" w:rsidRDefault="00FF6ED2" w:rsidP="00FF6ED2">
      <w:pPr>
        <w:bidi/>
        <w:rPr>
          <w:rFonts w:asciiTheme="minorBidi" w:hAnsiTheme="minorBidi" w:cstheme="minorBidi"/>
          <w:b/>
          <w:bCs/>
        </w:rPr>
      </w:pPr>
      <w:r w:rsidRPr="000F23AF">
        <w:rPr>
          <w:rFonts w:asciiTheme="minorBidi" w:hAnsiTheme="minorBidi" w:cstheme="minorBidi"/>
          <w:b/>
          <w:bCs/>
          <w:rtl/>
        </w:rPr>
        <w:t>סוללת ליתיום</w:t>
      </w:r>
    </w:p>
    <w:p w14:paraId="4D66CC2D" w14:textId="1EE4D25E" w:rsidR="00887FC5" w:rsidRPr="000F23AF" w:rsidRDefault="00FF6ED2" w:rsidP="0035272A">
      <w:pPr>
        <w:bidi/>
        <w:rPr>
          <w:rFonts w:asciiTheme="minorBidi" w:hAnsiTheme="minorBidi" w:cstheme="minorBidi"/>
          <w:rtl/>
        </w:rPr>
      </w:pPr>
      <w:r w:rsidRPr="000F23AF">
        <w:rPr>
          <w:rFonts w:asciiTheme="minorBidi" w:hAnsiTheme="minorBidi" w:cstheme="minorBidi"/>
          <w:rtl/>
        </w:rPr>
        <w:t xml:space="preserve">המערכת מקבלת את אספקת המתח שלה מסוללת ליתיום נטענת, מדגם </w:t>
      </w:r>
      <w:proofErr w:type="spellStart"/>
      <w:r w:rsidRPr="000F23AF">
        <w:rPr>
          <w:rFonts w:asciiTheme="minorBidi" w:hAnsiTheme="minorBidi" w:cstheme="minorBidi"/>
          <w:b/>
          <w:bCs/>
        </w:rPr>
        <w:t>SparkFun</w:t>
      </w:r>
      <w:proofErr w:type="spellEnd"/>
      <w:r w:rsidRPr="000F23AF">
        <w:rPr>
          <w:rFonts w:asciiTheme="minorBidi" w:hAnsiTheme="minorBidi" w:cstheme="minorBidi"/>
          <w:b/>
          <w:bCs/>
        </w:rPr>
        <w:t xml:space="preserve"> 5V/1A LiPo Charger/Booster</w:t>
      </w:r>
      <w:r w:rsidR="000F23AF" w:rsidRPr="000F23AF">
        <w:rPr>
          <w:rFonts w:asciiTheme="minorBidi" w:hAnsiTheme="minorBidi" w:cstheme="minorBidi"/>
          <w:rtl/>
        </w:rPr>
        <w:t xml:space="preserve"> </w:t>
      </w:r>
      <w:r w:rsidRPr="000F23AF">
        <w:rPr>
          <w:rFonts w:asciiTheme="minorBidi" w:hAnsiTheme="minorBidi" w:cstheme="minorBidi"/>
          <w:rtl/>
        </w:rPr>
        <w:t xml:space="preserve">סוללה זו נבחרה בזכות </w:t>
      </w:r>
      <w:r w:rsidRPr="000F23AF">
        <w:rPr>
          <w:rFonts w:asciiTheme="minorBidi" w:hAnsiTheme="minorBidi" w:cstheme="minorBidi"/>
          <w:b/>
          <w:bCs/>
          <w:rtl/>
        </w:rPr>
        <w:t>משקלה הנמוך</w:t>
      </w:r>
      <w:r w:rsidRPr="000F23AF">
        <w:rPr>
          <w:rFonts w:asciiTheme="minorBidi" w:hAnsiTheme="minorBidi" w:cstheme="minorBidi"/>
        </w:rPr>
        <w:t xml:space="preserve">, </w:t>
      </w:r>
      <w:r w:rsidRPr="000F23AF">
        <w:rPr>
          <w:rFonts w:asciiTheme="minorBidi" w:hAnsiTheme="minorBidi" w:cstheme="minorBidi"/>
          <w:rtl/>
        </w:rPr>
        <w:t>התאמה למתח הנדרש עבור ה־</w:t>
      </w:r>
      <w:r w:rsidRPr="000F23AF">
        <w:rPr>
          <w:rFonts w:asciiTheme="minorBidi" w:hAnsiTheme="minorBidi" w:cstheme="minorBidi"/>
        </w:rPr>
        <w:t xml:space="preserve">Arduino Nano 33 IoT, </w:t>
      </w:r>
      <w:r w:rsidRPr="000F23AF">
        <w:rPr>
          <w:rFonts w:asciiTheme="minorBidi" w:hAnsiTheme="minorBidi" w:cstheme="minorBidi"/>
          <w:rtl/>
        </w:rPr>
        <w:t xml:space="preserve">ואפשרות טעינה קלה תוך כדי הפעלה. שילוב זה אפשר פעולה יציבה לאורך זמן ללא תלות במקור מתח חיצוני, תוך שמירה על מגבלת המשקל הקריטית של </w:t>
      </w:r>
      <w:proofErr w:type="spellStart"/>
      <w:r w:rsidRPr="000F23AF">
        <w:rPr>
          <w:rFonts w:asciiTheme="minorBidi" w:hAnsiTheme="minorBidi" w:cstheme="minorBidi"/>
          <w:rtl/>
        </w:rPr>
        <w:t>הרחפן</w:t>
      </w:r>
      <w:proofErr w:type="spellEnd"/>
      <w:r w:rsidRPr="000F23AF">
        <w:rPr>
          <w:rFonts w:asciiTheme="minorBidi" w:hAnsiTheme="minorBidi" w:cstheme="minorBidi"/>
        </w:rPr>
        <w:t>.</w:t>
      </w:r>
    </w:p>
    <w:p w14:paraId="3889527A" w14:textId="77777777" w:rsidR="008515A4" w:rsidRPr="000F23AF" w:rsidRDefault="008515A4" w:rsidP="008515A4">
      <w:pPr>
        <w:bidi/>
        <w:rPr>
          <w:rFonts w:asciiTheme="minorBidi" w:hAnsiTheme="minorBidi" w:cstheme="minorBidi"/>
          <w:rtl/>
        </w:rPr>
      </w:pPr>
      <w:r w:rsidRPr="000F23AF">
        <w:rPr>
          <w:rFonts w:asciiTheme="minorBidi" w:eastAsiaTheme="majorEastAsia" w:hAnsiTheme="minorBidi" w:cstheme="minorBidi"/>
          <w:b/>
          <w:bCs/>
          <w:sz w:val="26"/>
          <w:szCs w:val="26"/>
          <w:rtl/>
        </w:rPr>
        <w:t>חיישני מרחק</w:t>
      </w:r>
      <w:r w:rsidRPr="000F23AF">
        <w:rPr>
          <w:rFonts w:asciiTheme="minorBidi" w:hAnsiTheme="minorBidi" w:cstheme="minorBidi"/>
        </w:rPr>
        <w:br/>
      </w:r>
      <w:r w:rsidRPr="0035272A">
        <w:rPr>
          <w:rFonts w:asciiTheme="minorBidi" w:hAnsiTheme="minorBidi" w:cstheme="minorBidi"/>
          <w:rtl/>
        </w:rPr>
        <w:t xml:space="preserve">חיישני מרחק משמשים לפרויקטים שמטרתן היא לזהות מכשולים ולמדוד מרחקים. ישנם </w:t>
      </w:r>
      <w:r w:rsidRPr="0035272A">
        <w:rPr>
          <w:rFonts w:asciiTheme="minorBidi" w:hAnsiTheme="minorBidi" w:cstheme="minorBidi"/>
          <w:rtl/>
        </w:rPr>
        <w:lastRenderedPageBreak/>
        <w:t>מגוון חיישנים פופולריים בשוק, שכל אחד מהם מציע תכונות שונות, כגון דיוק, טווח ויכולת עיבוד נתונים, ומחירם משתנה בהתאם לדרישות</w:t>
      </w:r>
      <w:r w:rsidRPr="0035272A">
        <w:rPr>
          <w:rFonts w:asciiTheme="minorBidi" w:hAnsiTheme="minorBidi" w:cstheme="minorBidi"/>
        </w:rPr>
        <w:t>.</w:t>
      </w:r>
    </w:p>
    <w:p w14:paraId="072DDB01" w14:textId="71356EDC" w:rsidR="008515A4" w:rsidRPr="000F23AF" w:rsidRDefault="008515A4" w:rsidP="008515A4">
      <w:pPr>
        <w:bidi/>
        <w:rPr>
          <w:rFonts w:asciiTheme="minorBidi" w:hAnsiTheme="minorBidi" w:cstheme="minorBidi"/>
          <w:rtl/>
        </w:rPr>
      </w:pPr>
      <w:proofErr w:type="spellStart"/>
      <w:r w:rsidRPr="000F23AF">
        <w:rPr>
          <w:rFonts w:asciiTheme="minorBidi" w:eastAsiaTheme="majorEastAsia" w:hAnsiTheme="minorBidi" w:cstheme="minorBidi"/>
          <w:b/>
          <w:bCs/>
          <w:sz w:val="26"/>
          <w:szCs w:val="26"/>
          <w:rtl/>
        </w:rPr>
        <w:t>ארדואינו</w:t>
      </w:r>
      <w:proofErr w:type="spellEnd"/>
      <w:r w:rsidRPr="000F23AF">
        <w:rPr>
          <w:rFonts w:asciiTheme="minorBidi" w:hAnsiTheme="minorBidi" w:cstheme="minorBidi"/>
        </w:rPr>
        <w:br/>
      </w:r>
      <w:r w:rsidRPr="000F23AF">
        <w:rPr>
          <w:rFonts w:asciiTheme="minorBidi" w:hAnsiTheme="minorBidi" w:cstheme="minorBidi"/>
          <w:b/>
          <w:bCs/>
        </w:rPr>
        <w:t xml:space="preserve"> Arduino</w:t>
      </w:r>
      <w:r w:rsidRPr="000F23AF">
        <w:rPr>
          <w:rFonts w:asciiTheme="minorBidi" w:hAnsiTheme="minorBidi" w:cstheme="minorBidi"/>
          <w:rtl/>
        </w:rPr>
        <w:t>היא פלטפורמת פיתוח אלקטרונית פופולרית, המיועדת לפיתוח מהיר של פרויקטים. הפלטפורמות המתאימות לפרויקטים שונים כוללות את</w:t>
      </w:r>
      <w:r w:rsidRPr="000F23AF">
        <w:rPr>
          <w:rFonts w:asciiTheme="minorBidi" w:hAnsiTheme="minorBidi" w:cstheme="minorBidi"/>
          <w:b/>
          <w:bCs/>
        </w:rPr>
        <w:t>Arduino Uno</w:t>
      </w:r>
      <w:r w:rsidRPr="000F23AF">
        <w:rPr>
          <w:rFonts w:asciiTheme="minorBidi" w:hAnsiTheme="minorBidi" w:cstheme="minorBidi"/>
        </w:rPr>
        <w:t xml:space="preserve">, </w:t>
      </w:r>
      <w:r w:rsidRPr="000F23AF">
        <w:rPr>
          <w:rFonts w:asciiTheme="minorBidi" w:hAnsiTheme="minorBidi" w:cstheme="minorBidi"/>
          <w:b/>
          <w:bCs/>
        </w:rPr>
        <w:t>Arduino Nano</w:t>
      </w:r>
      <w:r w:rsidRPr="000F23AF">
        <w:rPr>
          <w:rFonts w:asciiTheme="minorBidi" w:hAnsiTheme="minorBidi" w:cstheme="minorBidi"/>
        </w:rPr>
        <w:t xml:space="preserve">, </w:t>
      </w:r>
      <w:r w:rsidRPr="000F23AF">
        <w:rPr>
          <w:rFonts w:asciiTheme="minorBidi" w:hAnsiTheme="minorBidi" w:cstheme="minorBidi"/>
          <w:b/>
          <w:bCs/>
        </w:rPr>
        <w:t>Arduino Mega</w:t>
      </w:r>
      <w:r w:rsidRPr="000F23AF">
        <w:rPr>
          <w:rFonts w:asciiTheme="minorBidi" w:hAnsiTheme="minorBidi" w:cstheme="minorBidi"/>
        </w:rPr>
        <w:t xml:space="preserve"> </w:t>
      </w:r>
      <w:r w:rsidR="000F23AF" w:rsidRPr="000F23AF">
        <w:rPr>
          <w:rFonts w:asciiTheme="minorBidi" w:hAnsiTheme="minorBidi" w:cstheme="minorBidi"/>
          <w:rtl/>
        </w:rPr>
        <w:t xml:space="preserve">. </w:t>
      </w:r>
      <w:r w:rsidRPr="000F23AF">
        <w:rPr>
          <w:rFonts w:asciiTheme="minorBidi" w:hAnsiTheme="minorBidi" w:cstheme="minorBidi"/>
          <w:rtl/>
        </w:rPr>
        <w:t>כל גרסה מציעה יתרונות וחסרונות בהתאם לצורכי הפרויקט, כמו גודל, יכולת חיבור או כוח עיבוד</w:t>
      </w:r>
      <w:r w:rsidRPr="000F23AF">
        <w:rPr>
          <w:rFonts w:asciiTheme="minorBidi" w:hAnsiTheme="minorBidi" w:cstheme="minorBidi"/>
        </w:rPr>
        <w:t>.</w:t>
      </w:r>
    </w:p>
    <w:p w14:paraId="05377030" w14:textId="77777777" w:rsidR="008515A4" w:rsidRPr="000F23AF" w:rsidRDefault="008515A4" w:rsidP="008515A4">
      <w:pPr>
        <w:bidi/>
        <w:rPr>
          <w:rFonts w:asciiTheme="minorBidi" w:hAnsiTheme="minorBidi" w:cstheme="minorBidi"/>
        </w:rPr>
      </w:pPr>
      <w:r w:rsidRPr="000F23AF">
        <w:rPr>
          <w:rFonts w:asciiTheme="minorBidi" w:eastAsiaTheme="majorEastAsia" w:hAnsiTheme="minorBidi" w:cstheme="minorBidi"/>
          <w:b/>
          <w:bCs/>
          <w:sz w:val="26"/>
          <w:szCs w:val="26"/>
          <w:rtl/>
        </w:rPr>
        <w:t>רחפני</w:t>
      </w:r>
      <w:r w:rsidRPr="000F23AF">
        <w:rPr>
          <w:rFonts w:asciiTheme="minorBidi" w:eastAsiaTheme="majorEastAsia" w:hAnsiTheme="minorBidi" w:cstheme="minorBidi"/>
          <w:b/>
          <w:bCs/>
          <w:sz w:val="26"/>
          <w:szCs w:val="26"/>
        </w:rPr>
        <w:t xml:space="preserve"> DJI</w:t>
      </w:r>
      <w:r w:rsidRPr="000F23AF">
        <w:rPr>
          <w:rFonts w:asciiTheme="minorBidi" w:hAnsiTheme="minorBidi" w:cstheme="minorBidi"/>
        </w:rPr>
        <w:t xml:space="preserve"> </w:t>
      </w:r>
      <w:r w:rsidRPr="000F23AF">
        <w:rPr>
          <w:rFonts w:asciiTheme="minorBidi" w:hAnsiTheme="minorBidi" w:cstheme="minorBidi"/>
          <w:rtl/>
        </w:rPr>
        <w:t xml:space="preserve"> </w:t>
      </w:r>
      <w:r w:rsidRPr="000F23AF">
        <w:rPr>
          <w:rFonts w:asciiTheme="minorBidi" w:eastAsiaTheme="majorEastAsia" w:hAnsiTheme="minorBidi" w:cstheme="minorBidi"/>
          <w:b/>
          <w:bCs/>
          <w:sz w:val="26"/>
          <w:szCs w:val="26"/>
        </w:rPr>
        <w:t xml:space="preserve"> </w:t>
      </w:r>
      <w:r w:rsidRPr="000F23AF">
        <w:rPr>
          <w:rFonts w:asciiTheme="minorBidi" w:hAnsiTheme="minorBidi" w:cstheme="minorBidi"/>
        </w:rPr>
        <w:br/>
      </w:r>
      <w:r w:rsidRPr="000F23AF">
        <w:rPr>
          <w:rFonts w:asciiTheme="minorBidi" w:hAnsiTheme="minorBidi" w:cstheme="minorBidi"/>
          <w:rtl/>
        </w:rPr>
        <w:t>רחפני</w:t>
      </w:r>
      <w:r w:rsidRPr="000F23AF">
        <w:rPr>
          <w:rFonts w:asciiTheme="minorBidi" w:hAnsiTheme="minorBidi" w:cstheme="minorBidi"/>
          <w:b/>
          <w:bCs/>
        </w:rPr>
        <w:t xml:space="preserve"> Tello</w:t>
      </w:r>
      <w:r w:rsidRPr="000F23AF">
        <w:rPr>
          <w:rFonts w:asciiTheme="minorBidi" w:hAnsiTheme="minorBidi" w:cstheme="minorBidi"/>
        </w:rPr>
        <w:t xml:space="preserve"> </w:t>
      </w:r>
      <w:r w:rsidRPr="000F23AF">
        <w:rPr>
          <w:rFonts w:asciiTheme="minorBidi" w:hAnsiTheme="minorBidi" w:cstheme="minorBidi"/>
          <w:rtl/>
        </w:rPr>
        <w:t>מבית</w:t>
      </w:r>
      <w:r w:rsidRPr="000F23AF">
        <w:rPr>
          <w:rFonts w:asciiTheme="minorBidi" w:hAnsiTheme="minorBidi" w:cstheme="minorBidi"/>
          <w:b/>
          <w:bCs/>
        </w:rPr>
        <w:t xml:space="preserve"> DJI</w:t>
      </w:r>
      <w:r w:rsidRPr="000F23AF">
        <w:rPr>
          <w:rFonts w:asciiTheme="minorBidi" w:hAnsiTheme="minorBidi" w:cstheme="minorBidi"/>
        </w:rPr>
        <w:t xml:space="preserve"> </w:t>
      </w:r>
      <w:r w:rsidRPr="000F23AF">
        <w:rPr>
          <w:rFonts w:asciiTheme="minorBidi" w:hAnsiTheme="minorBidi" w:cstheme="minorBidi"/>
          <w:rtl/>
        </w:rPr>
        <w:t xml:space="preserve">מציעים פלטפורמה אידיאלית לפרויקטים לימודיים ואוטונומיים.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xml:space="preserve"> מצויד במצלמות באיכות גבוהה ומציע יכולות שליטה מתקדמות באמצעות שפת</w:t>
      </w:r>
      <w:r w:rsidRPr="000F23AF">
        <w:rPr>
          <w:rFonts w:asciiTheme="minorBidi" w:hAnsiTheme="minorBidi" w:cstheme="minorBidi"/>
        </w:rPr>
        <w:t xml:space="preserve"> Python </w:t>
      </w:r>
      <w:r w:rsidRPr="000F23AF">
        <w:rPr>
          <w:rFonts w:asciiTheme="minorBidi" w:hAnsiTheme="minorBidi" w:cstheme="minorBidi"/>
          <w:rtl/>
        </w:rPr>
        <w:t>. יתרונותיהם כוללים קלות תפעול, תמיכה בתכנות, ומחיר נגיש. מצד שני, החיסרון העיקרי הוא תלות בתקשורת</w:t>
      </w:r>
      <w:r w:rsidRPr="000F23AF">
        <w:rPr>
          <w:rFonts w:asciiTheme="minorBidi" w:hAnsiTheme="minorBidi" w:cstheme="minorBidi"/>
        </w:rPr>
        <w:t xml:space="preserve"> </w:t>
      </w:r>
      <w:proofErr w:type="spellStart"/>
      <w:r w:rsidRPr="000F23AF">
        <w:rPr>
          <w:rFonts w:asciiTheme="minorBidi" w:hAnsiTheme="minorBidi" w:cstheme="minorBidi"/>
        </w:rPr>
        <w:t>WiFi</w:t>
      </w:r>
      <w:proofErr w:type="spellEnd"/>
      <w:r w:rsidRPr="000F23AF">
        <w:rPr>
          <w:rFonts w:asciiTheme="minorBidi" w:hAnsiTheme="minorBidi" w:cstheme="minorBidi"/>
        </w:rPr>
        <w:t xml:space="preserve"> </w:t>
      </w:r>
      <w:r w:rsidRPr="000F23AF">
        <w:rPr>
          <w:rFonts w:asciiTheme="minorBidi" w:hAnsiTheme="minorBidi" w:cstheme="minorBidi"/>
          <w:rtl/>
        </w:rPr>
        <w:t>וסוללה עם אורך חיים מוגבל</w:t>
      </w:r>
      <w:r w:rsidRPr="000F23AF">
        <w:rPr>
          <w:rFonts w:asciiTheme="minorBidi" w:hAnsiTheme="minorBidi" w:cstheme="minorBidi"/>
        </w:rPr>
        <w:t>.</w:t>
      </w:r>
    </w:p>
    <w:p w14:paraId="3AD7851B" w14:textId="77777777" w:rsidR="008515A4" w:rsidRPr="000F23AF" w:rsidRDefault="008515A4" w:rsidP="008515A4">
      <w:pPr>
        <w:bidi/>
        <w:rPr>
          <w:rFonts w:asciiTheme="minorBidi" w:hAnsiTheme="minorBidi" w:cstheme="minorBidi"/>
        </w:rPr>
      </w:pPr>
      <w:r w:rsidRPr="000F23AF">
        <w:rPr>
          <w:rFonts w:asciiTheme="minorBidi" w:hAnsiTheme="minorBidi" w:cstheme="minorBidi"/>
          <w:rtl/>
        </w:rPr>
        <w:t>רחפן</w:t>
      </w:r>
      <w:r w:rsidRPr="000F23AF">
        <w:rPr>
          <w:rFonts w:asciiTheme="minorBidi" w:hAnsiTheme="minorBidi" w:cstheme="minorBidi"/>
          <w:b/>
          <w:bCs/>
        </w:rPr>
        <w:t>DJI Mini Pro</w:t>
      </w:r>
      <w:r w:rsidRPr="000F23AF">
        <w:rPr>
          <w:rFonts w:asciiTheme="minorBidi" w:hAnsiTheme="minorBidi" w:cstheme="minorBidi"/>
        </w:rPr>
        <w:t xml:space="preserve"> </w:t>
      </w:r>
      <w:r w:rsidRPr="000F23AF">
        <w:rPr>
          <w:rFonts w:asciiTheme="minorBidi" w:hAnsiTheme="minorBidi" w:cstheme="minorBidi"/>
          <w:rtl/>
        </w:rPr>
        <w:t xml:space="preserve"> הוא רחפן נוסף של</w:t>
      </w:r>
      <w:r w:rsidRPr="000F23AF">
        <w:rPr>
          <w:rFonts w:asciiTheme="minorBidi" w:hAnsiTheme="minorBidi" w:cstheme="minorBidi"/>
        </w:rPr>
        <w:t xml:space="preserve"> DJI </w:t>
      </w:r>
      <w:r w:rsidRPr="000F23AF">
        <w:rPr>
          <w:rFonts w:asciiTheme="minorBidi" w:hAnsiTheme="minorBidi" w:cstheme="minorBidi"/>
          <w:rtl/>
        </w:rPr>
        <w:t xml:space="preserve">שמציע יכולות מתקדמות יותר, במיוחד בתחום הצילום והניווט. הוא מצויד במצלמת </w:t>
      </w:r>
      <w:r w:rsidRPr="000F23AF">
        <w:rPr>
          <w:rFonts w:asciiTheme="minorBidi" w:hAnsiTheme="minorBidi" w:cstheme="minorBidi"/>
        </w:rPr>
        <w:t>K</w:t>
      </w:r>
      <w:r w:rsidRPr="000F23AF">
        <w:rPr>
          <w:rFonts w:asciiTheme="minorBidi" w:hAnsiTheme="minorBidi" w:cstheme="minorBidi"/>
          <w:rtl/>
        </w:rPr>
        <w:t>4</w:t>
      </w:r>
      <w:r w:rsidRPr="000F23AF">
        <w:rPr>
          <w:rFonts w:asciiTheme="minorBidi" w:hAnsiTheme="minorBidi" w:cstheme="minorBidi"/>
        </w:rPr>
        <w:t xml:space="preserve"> </w:t>
      </w:r>
      <w:r w:rsidRPr="000F23AF">
        <w:rPr>
          <w:rFonts w:asciiTheme="minorBidi" w:hAnsiTheme="minorBidi" w:cstheme="minorBidi"/>
          <w:rtl/>
        </w:rPr>
        <w:t>ומערכת ניווט משולבת</w:t>
      </w:r>
      <w:r w:rsidRPr="000F23AF">
        <w:rPr>
          <w:rFonts w:asciiTheme="minorBidi" w:hAnsiTheme="minorBidi" w:cstheme="minorBidi"/>
        </w:rPr>
        <w:t xml:space="preserve"> GPS </w:t>
      </w:r>
      <w:r w:rsidRPr="000F23AF">
        <w:rPr>
          <w:rFonts w:asciiTheme="minorBidi" w:hAnsiTheme="minorBidi" w:cstheme="minorBidi"/>
          <w:rtl/>
        </w:rPr>
        <w:t>ומספק יציבות גבוהה יותר בהשוואה ל</w:t>
      </w:r>
      <w:r w:rsidRPr="000F23AF">
        <w:rPr>
          <w:rFonts w:asciiTheme="minorBidi" w:hAnsiTheme="minorBidi" w:cstheme="minorBidi"/>
        </w:rPr>
        <w:t>- Tello</w:t>
      </w:r>
      <w:r w:rsidRPr="000F23AF">
        <w:rPr>
          <w:rFonts w:asciiTheme="minorBidi" w:hAnsiTheme="minorBidi" w:cstheme="minorBidi"/>
          <w:rtl/>
        </w:rPr>
        <w:t>. יתרונו הגדול הוא היכולת לפעול בתנאים שונים ומגוונים בזכות היציבות המתקדמת והביצועים הגבוהים. לעומת זאת, הוא רחפן גדול ויקר יותר, ודרישותיו לתקשורת ולסוללה עשויות להיות גבוהות יותר. השימוש בו מתאים לפרויקטים שמחייבים יציבות ואיכות תמונה גבוהה יותר</w:t>
      </w:r>
      <w:r w:rsidRPr="000F23AF">
        <w:rPr>
          <w:rFonts w:asciiTheme="minorBidi" w:hAnsiTheme="minorBidi" w:cstheme="minorBidi"/>
        </w:rPr>
        <w:t>.</w:t>
      </w:r>
    </w:p>
    <w:p w14:paraId="791A21F7" w14:textId="77777777" w:rsidR="008515A4" w:rsidRPr="000F23AF" w:rsidRDefault="008515A4" w:rsidP="008515A4">
      <w:pPr>
        <w:bidi/>
        <w:rPr>
          <w:rFonts w:asciiTheme="minorBidi" w:hAnsiTheme="minorBidi" w:cstheme="minorBidi"/>
        </w:rPr>
      </w:pPr>
      <w:r w:rsidRPr="000F23AF">
        <w:rPr>
          <w:rFonts w:asciiTheme="minorBidi" w:hAnsiTheme="minorBidi" w:cstheme="minorBidi"/>
          <w:rtl/>
        </w:rPr>
        <w:t xml:space="preserve">שני </w:t>
      </w:r>
      <w:proofErr w:type="spellStart"/>
      <w:r w:rsidRPr="000F23AF">
        <w:rPr>
          <w:rFonts w:asciiTheme="minorBidi" w:hAnsiTheme="minorBidi" w:cstheme="minorBidi"/>
          <w:rtl/>
        </w:rPr>
        <w:t>הרחפנים</w:t>
      </w:r>
      <w:proofErr w:type="spellEnd"/>
      <w:r w:rsidRPr="000F23AF">
        <w:rPr>
          <w:rFonts w:asciiTheme="minorBidi" w:hAnsiTheme="minorBidi" w:cstheme="minorBidi"/>
        </w:rPr>
        <w:t xml:space="preserve"> Tello </w:t>
      </w:r>
      <w:r w:rsidRPr="000F23AF">
        <w:rPr>
          <w:rFonts w:asciiTheme="minorBidi" w:hAnsiTheme="minorBidi" w:cstheme="minorBidi"/>
          <w:rtl/>
        </w:rPr>
        <w:t>ו</w:t>
      </w:r>
      <w:r w:rsidRPr="000F23AF">
        <w:rPr>
          <w:rFonts w:asciiTheme="minorBidi" w:hAnsiTheme="minorBidi" w:cstheme="minorBidi"/>
        </w:rPr>
        <w:t xml:space="preserve">-Mini Pro </w:t>
      </w:r>
      <w:r w:rsidRPr="000F23AF">
        <w:rPr>
          <w:rFonts w:asciiTheme="minorBidi" w:hAnsiTheme="minorBidi" w:cstheme="minorBidi"/>
          <w:rtl/>
        </w:rPr>
        <w:t xml:space="preserve"> מאפשרים שליטה אוטונומית, אך הבחירה ביניהם תלויה בדרישות הפרויקט</w:t>
      </w:r>
      <w:r w:rsidRPr="000F23AF">
        <w:rPr>
          <w:rFonts w:asciiTheme="minorBidi" w:hAnsiTheme="minorBidi" w:cstheme="minorBidi"/>
        </w:rPr>
        <w:t xml:space="preserve"> – Tello </w:t>
      </w:r>
      <w:r w:rsidRPr="000F23AF">
        <w:rPr>
          <w:rFonts w:asciiTheme="minorBidi" w:hAnsiTheme="minorBidi" w:cstheme="minorBidi"/>
          <w:rtl/>
        </w:rPr>
        <w:t>אידיאלי לפרויקטים לימודיים ובסיסיים, בעוד ה</w:t>
      </w:r>
      <w:r w:rsidRPr="000F23AF">
        <w:rPr>
          <w:rFonts w:asciiTheme="minorBidi" w:hAnsiTheme="minorBidi" w:cstheme="minorBidi"/>
        </w:rPr>
        <w:t xml:space="preserve">-Mini Pro </w:t>
      </w:r>
      <w:r w:rsidRPr="000F23AF">
        <w:rPr>
          <w:rFonts w:asciiTheme="minorBidi" w:hAnsiTheme="minorBidi" w:cstheme="minorBidi"/>
          <w:rtl/>
        </w:rPr>
        <w:t xml:space="preserve"> מתאים למשימות יותר מורכבות ועם דרישות ביצועים גבוהות</w:t>
      </w:r>
      <w:r w:rsidRPr="000F23AF">
        <w:rPr>
          <w:rFonts w:asciiTheme="minorBidi" w:hAnsiTheme="minorBidi" w:cstheme="minorBidi"/>
        </w:rPr>
        <w:t>.</w:t>
      </w:r>
    </w:p>
    <w:p w14:paraId="7A95F3AB" w14:textId="77777777" w:rsidR="008515A4" w:rsidRPr="000F23AF" w:rsidRDefault="008515A4" w:rsidP="008515A4">
      <w:pPr>
        <w:bidi/>
        <w:rPr>
          <w:rFonts w:asciiTheme="minorBidi" w:hAnsiTheme="minorBidi" w:cstheme="minorBidi"/>
          <w:rtl/>
        </w:rPr>
      </w:pPr>
    </w:p>
    <w:p w14:paraId="65B1D989" w14:textId="58127450" w:rsidR="008515A4" w:rsidRPr="000F23AF" w:rsidRDefault="008515A4" w:rsidP="008515A4">
      <w:pPr>
        <w:bidi/>
        <w:rPr>
          <w:rFonts w:asciiTheme="minorBidi" w:hAnsiTheme="minorBidi" w:cstheme="minorBidi"/>
        </w:rPr>
      </w:pPr>
      <w:r w:rsidRPr="000F23AF">
        <w:rPr>
          <w:rFonts w:asciiTheme="minorBidi" w:eastAsiaTheme="majorEastAsia" w:hAnsiTheme="minorBidi" w:cstheme="minorBidi"/>
          <w:b/>
          <w:bCs/>
          <w:sz w:val="26"/>
          <w:szCs w:val="26"/>
          <w:rtl/>
        </w:rPr>
        <w:t xml:space="preserve">שילוב </w:t>
      </w:r>
      <w:proofErr w:type="spellStart"/>
      <w:r w:rsidRPr="000F23AF">
        <w:rPr>
          <w:rFonts w:asciiTheme="minorBidi" w:eastAsiaTheme="majorEastAsia" w:hAnsiTheme="minorBidi" w:cstheme="minorBidi"/>
          <w:b/>
          <w:bCs/>
          <w:sz w:val="26"/>
          <w:szCs w:val="26"/>
          <w:rtl/>
        </w:rPr>
        <w:t>ארדואינו</w:t>
      </w:r>
      <w:proofErr w:type="spellEnd"/>
      <w:r w:rsidRPr="000F23AF">
        <w:rPr>
          <w:rFonts w:asciiTheme="minorBidi" w:eastAsiaTheme="majorEastAsia" w:hAnsiTheme="minorBidi" w:cstheme="minorBidi"/>
          <w:b/>
          <w:bCs/>
          <w:sz w:val="26"/>
          <w:szCs w:val="26"/>
          <w:rtl/>
        </w:rPr>
        <w:t xml:space="preserve"> עם רחפן </w:t>
      </w:r>
      <w:r w:rsidRPr="000F23AF">
        <w:rPr>
          <w:rFonts w:asciiTheme="minorBidi" w:hAnsiTheme="minorBidi" w:cstheme="minorBidi"/>
          <w:b/>
          <w:bCs/>
        </w:rPr>
        <w:t xml:space="preserve"> </w:t>
      </w:r>
      <w:r w:rsidRPr="000F23AF">
        <w:rPr>
          <w:rFonts w:asciiTheme="minorBidi" w:hAnsiTheme="minorBidi" w:cstheme="minorBidi"/>
        </w:rPr>
        <w:br/>
      </w:r>
      <w:r w:rsidRPr="000F23AF">
        <w:rPr>
          <w:rFonts w:asciiTheme="minorBidi" w:hAnsiTheme="minorBidi" w:cstheme="minorBidi"/>
          <w:rtl/>
        </w:rPr>
        <w:t xml:space="preserve">החיבור בין </w:t>
      </w:r>
      <w:r w:rsidRPr="000F23AF">
        <w:rPr>
          <w:rFonts w:asciiTheme="minorBidi" w:hAnsiTheme="minorBidi" w:cstheme="minorBidi"/>
          <w:b/>
          <w:bCs/>
        </w:rPr>
        <w:t xml:space="preserve"> Arduino</w:t>
      </w:r>
      <w:r w:rsidRPr="000F23AF">
        <w:rPr>
          <w:rFonts w:asciiTheme="minorBidi" w:hAnsiTheme="minorBidi" w:cstheme="minorBidi"/>
        </w:rPr>
        <w:t xml:space="preserve"> </w:t>
      </w:r>
      <w:r w:rsidRPr="000F23AF">
        <w:rPr>
          <w:rFonts w:asciiTheme="minorBidi" w:hAnsiTheme="minorBidi" w:cstheme="minorBidi"/>
          <w:rtl/>
        </w:rPr>
        <w:t xml:space="preserve">לרחפן מתבצע באמצעות </w:t>
      </w:r>
      <w:r w:rsidR="006F4CFC" w:rsidRPr="000F23AF">
        <w:rPr>
          <w:rFonts w:asciiTheme="minorBidi" w:hAnsiTheme="minorBidi" w:cstheme="minorBidi"/>
          <w:rtl/>
        </w:rPr>
        <w:t xml:space="preserve">אפליקציית </w:t>
      </w:r>
      <w:proofErr w:type="spellStart"/>
      <w:r w:rsidR="006F4CFC" w:rsidRPr="000F23AF">
        <w:rPr>
          <w:rFonts w:asciiTheme="minorBidi" w:hAnsiTheme="minorBidi" w:cstheme="minorBidi"/>
        </w:rPr>
        <w:t>MSDKRemote</w:t>
      </w:r>
      <w:proofErr w:type="spellEnd"/>
      <w:r w:rsidRPr="000F23AF">
        <w:rPr>
          <w:rFonts w:asciiTheme="minorBidi" w:hAnsiTheme="minorBidi" w:cstheme="minorBidi"/>
        </w:rPr>
        <w:t xml:space="preserve"> </w:t>
      </w:r>
      <w:r w:rsidRPr="000F23AF">
        <w:rPr>
          <w:rFonts w:asciiTheme="minorBidi" w:hAnsiTheme="minorBidi" w:cstheme="minorBidi"/>
          <w:rtl/>
        </w:rPr>
        <w:t>בשפת</w:t>
      </w:r>
      <w:r w:rsidRPr="000F23AF">
        <w:rPr>
          <w:rFonts w:asciiTheme="minorBidi" w:hAnsiTheme="minorBidi" w:cstheme="minorBidi"/>
        </w:rPr>
        <w:t xml:space="preserve">. Python  </w:t>
      </w:r>
      <w:r w:rsidRPr="000F23AF">
        <w:rPr>
          <w:rFonts w:asciiTheme="minorBidi" w:hAnsiTheme="minorBidi" w:cstheme="minorBidi"/>
          <w:rtl/>
        </w:rPr>
        <w:t xml:space="preserve"> </w:t>
      </w:r>
      <w:proofErr w:type="spellStart"/>
      <w:r w:rsidRPr="000F23AF">
        <w:rPr>
          <w:rFonts w:asciiTheme="minorBidi" w:hAnsiTheme="minorBidi" w:cstheme="minorBidi"/>
          <w:rtl/>
        </w:rPr>
        <w:t>ארדואינו</w:t>
      </w:r>
      <w:proofErr w:type="spellEnd"/>
      <w:r w:rsidRPr="000F23AF">
        <w:rPr>
          <w:rFonts w:asciiTheme="minorBidi" w:hAnsiTheme="minorBidi" w:cstheme="minorBidi"/>
          <w:rtl/>
        </w:rPr>
        <w:t xml:space="preserve"> משמש לקריאת נתוני חיישנים (כמו חיישני מרחק) ועיבוד המידע, בעוד </w:t>
      </w:r>
      <w:proofErr w:type="spellStart"/>
      <w:r w:rsidRPr="000F23AF">
        <w:rPr>
          <w:rFonts w:asciiTheme="minorBidi" w:hAnsiTheme="minorBidi" w:cstheme="minorBidi"/>
          <w:rtl/>
        </w:rPr>
        <w:t>שרחפן</w:t>
      </w:r>
      <w:proofErr w:type="spellEnd"/>
      <w:r w:rsidRPr="000F23AF">
        <w:rPr>
          <w:rFonts w:asciiTheme="minorBidi" w:hAnsiTheme="minorBidi" w:cstheme="minorBidi"/>
        </w:rPr>
        <w:t xml:space="preserve"> </w:t>
      </w:r>
      <w:r w:rsidRPr="000F23AF">
        <w:rPr>
          <w:rFonts w:asciiTheme="minorBidi" w:hAnsiTheme="minorBidi" w:cstheme="minorBidi"/>
          <w:rtl/>
        </w:rPr>
        <w:t>מקבל פקודות לפי הנתונים שנמדדו. שילוב זה מאפשר אוטונומיה בביצוע משימות כמו טיפוס מדרגות וזיהוי מכשולים</w:t>
      </w:r>
      <w:r w:rsidRPr="000F23AF">
        <w:rPr>
          <w:rFonts w:asciiTheme="minorBidi" w:hAnsiTheme="minorBidi" w:cstheme="minorBidi"/>
        </w:rPr>
        <w:t>.</w:t>
      </w:r>
    </w:p>
    <w:p w14:paraId="72F344B1" w14:textId="77777777" w:rsidR="008515A4" w:rsidRPr="0035272A" w:rsidRDefault="008515A4" w:rsidP="0035272A">
      <w:pPr>
        <w:keepNext/>
        <w:bidi/>
        <w:spacing w:before="240" w:after="120" w:line="276" w:lineRule="auto"/>
        <w:ind w:left="432" w:hanging="432"/>
        <w:jc w:val="both"/>
        <w:outlineLvl w:val="0"/>
        <w:rPr>
          <w:rFonts w:asciiTheme="minorBidi" w:hAnsiTheme="minorBidi" w:cstheme="minorBidi"/>
          <w:b/>
          <w:bCs/>
          <w:kern w:val="28"/>
          <w:sz w:val="28"/>
          <w:szCs w:val="28"/>
        </w:rPr>
      </w:pPr>
      <w:proofErr w:type="spellStart"/>
      <w:r w:rsidRPr="0035272A">
        <w:rPr>
          <w:rFonts w:asciiTheme="minorBidi" w:hAnsiTheme="minorBidi" w:cstheme="minorBidi"/>
          <w:b/>
          <w:bCs/>
          <w:kern w:val="28"/>
          <w:sz w:val="28"/>
          <w:szCs w:val="28"/>
        </w:rPr>
        <w:t>טכנולוגיות</w:t>
      </w:r>
      <w:proofErr w:type="spellEnd"/>
      <w:r w:rsidRPr="0035272A">
        <w:rPr>
          <w:rFonts w:asciiTheme="minorBidi" w:hAnsiTheme="minorBidi" w:cstheme="minorBidi"/>
          <w:b/>
          <w:bCs/>
          <w:kern w:val="28"/>
          <w:sz w:val="28"/>
          <w:szCs w:val="28"/>
        </w:rPr>
        <w:t xml:space="preserve"> </w:t>
      </w:r>
      <w:proofErr w:type="spellStart"/>
      <w:r w:rsidRPr="0035272A">
        <w:rPr>
          <w:rFonts w:asciiTheme="minorBidi" w:hAnsiTheme="minorBidi" w:cstheme="minorBidi"/>
          <w:b/>
          <w:bCs/>
          <w:kern w:val="28"/>
          <w:sz w:val="28"/>
          <w:szCs w:val="28"/>
        </w:rPr>
        <w:t>קיימות</w:t>
      </w:r>
      <w:proofErr w:type="spellEnd"/>
    </w:p>
    <w:p w14:paraId="799F3807" w14:textId="77777777" w:rsidR="008515A4" w:rsidRPr="000F23AF" w:rsidRDefault="008515A4" w:rsidP="008515A4">
      <w:pPr>
        <w:bidi/>
        <w:rPr>
          <w:rFonts w:asciiTheme="minorBidi" w:hAnsiTheme="minorBidi" w:cstheme="minorBidi"/>
        </w:rPr>
      </w:pPr>
      <w:r w:rsidRPr="000F23AF">
        <w:rPr>
          <w:rFonts w:asciiTheme="minorBidi" w:hAnsiTheme="minorBidi" w:cstheme="minorBidi"/>
          <w:rtl/>
        </w:rPr>
        <w:t>חיישני מרחק הם רכיבים מרכזיים במערכות אוטונומיות, המשמשים לזיהוי מכשולים ולמדידת מרחקים בצורה מדויקת. לדוגמה, חיישן</w:t>
      </w:r>
      <w:r w:rsidRPr="000F23AF">
        <w:rPr>
          <w:rFonts w:asciiTheme="minorBidi" w:hAnsiTheme="minorBidi" w:cstheme="minorBidi"/>
        </w:rPr>
        <w:t xml:space="preserve"> VL53L0X </w:t>
      </w:r>
      <w:r w:rsidRPr="000F23AF">
        <w:rPr>
          <w:rFonts w:asciiTheme="minorBidi" w:hAnsiTheme="minorBidi" w:cstheme="minorBidi"/>
          <w:rtl/>
        </w:rPr>
        <w:t>מסוג</w:t>
      </w:r>
      <w:r w:rsidRPr="000F23AF">
        <w:rPr>
          <w:rFonts w:asciiTheme="minorBidi" w:hAnsiTheme="minorBidi" w:cstheme="minorBidi"/>
        </w:rPr>
        <w:t xml:space="preserve"> Time-of-Flight </w:t>
      </w:r>
      <w:r w:rsidRPr="000F23AF">
        <w:rPr>
          <w:rFonts w:asciiTheme="minorBidi" w:hAnsiTheme="minorBidi" w:cstheme="minorBidi"/>
          <w:rtl/>
        </w:rPr>
        <w:t xml:space="preserve">מודד מרחק באמצעות חישוב הזמן שלוקח לאור </w:t>
      </w:r>
      <w:proofErr w:type="spellStart"/>
      <w:r w:rsidRPr="000F23AF">
        <w:rPr>
          <w:rFonts w:asciiTheme="minorBidi" w:hAnsiTheme="minorBidi" w:cstheme="minorBidi"/>
          <w:rtl/>
        </w:rPr>
        <w:t>אינפרא</w:t>
      </w:r>
      <w:proofErr w:type="spellEnd"/>
      <w:r w:rsidRPr="000F23AF">
        <w:rPr>
          <w:rFonts w:asciiTheme="minorBidi" w:hAnsiTheme="minorBidi" w:cstheme="minorBidi"/>
          <w:rtl/>
        </w:rPr>
        <w:t xml:space="preserve"> אדום להגיע לאובייקט ולחזור, ומציע שילוב של דיוק גבוה ועלות נמוכה</w:t>
      </w:r>
      <w:r w:rsidRPr="000F23AF">
        <w:rPr>
          <w:rFonts w:asciiTheme="minorBidi" w:hAnsiTheme="minorBidi" w:cstheme="minorBidi"/>
        </w:rPr>
        <w:t>.</w:t>
      </w:r>
    </w:p>
    <w:p w14:paraId="6C355CF3" w14:textId="77777777" w:rsidR="008515A4" w:rsidRPr="000F23AF" w:rsidRDefault="008515A4" w:rsidP="008515A4">
      <w:pPr>
        <w:bidi/>
        <w:rPr>
          <w:rFonts w:asciiTheme="minorBidi" w:hAnsiTheme="minorBidi" w:cstheme="minorBidi"/>
        </w:rPr>
      </w:pPr>
      <w:r w:rsidRPr="000F23AF">
        <w:rPr>
          <w:rFonts w:asciiTheme="minorBidi" w:hAnsiTheme="minorBidi" w:cstheme="minorBidi"/>
          <w:rtl/>
        </w:rPr>
        <w:lastRenderedPageBreak/>
        <w:t>פלטפורמת</w:t>
      </w:r>
      <w:r w:rsidRPr="000F23AF">
        <w:rPr>
          <w:rFonts w:asciiTheme="minorBidi" w:hAnsiTheme="minorBidi" w:cstheme="minorBidi"/>
        </w:rPr>
        <w:t xml:space="preserve"> Arduino </w:t>
      </w:r>
      <w:r w:rsidRPr="000F23AF">
        <w:rPr>
          <w:rFonts w:asciiTheme="minorBidi" w:hAnsiTheme="minorBidi" w:cstheme="minorBidi"/>
          <w:rtl/>
        </w:rPr>
        <w:t>מהווה כלי אידיאלי לפיתוח מערכות כאלה, בזכות היכולת לשלב חיישנים שונים ולבצע עיבוד נתונים במהירות ובגמישות</w:t>
      </w:r>
      <w:r w:rsidRPr="000F23AF">
        <w:rPr>
          <w:rFonts w:asciiTheme="minorBidi" w:hAnsiTheme="minorBidi" w:cstheme="minorBidi"/>
        </w:rPr>
        <w:t>.</w:t>
      </w:r>
    </w:p>
    <w:p w14:paraId="563BD295" w14:textId="1E402CBD" w:rsidR="008515A4" w:rsidRPr="000F23AF" w:rsidRDefault="008515A4" w:rsidP="008515A4">
      <w:pPr>
        <w:bidi/>
        <w:rPr>
          <w:rFonts w:asciiTheme="minorBidi" w:hAnsiTheme="minorBidi" w:cstheme="minorBidi"/>
          <w:rtl/>
        </w:rPr>
      </w:pPr>
      <w:proofErr w:type="spellStart"/>
      <w:r w:rsidRPr="000F23AF">
        <w:rPr>
          <w:rFonts w:asciiTheme="minorBidi" w:hAnsiTheme="minorBidi" w:cstheme="minorBidi"/>
          <w:rtl/>
        </w:rPr>
        <w:t>רחפנים</w:t>
      </w:r>
      <w:proofErr w:type="spellEnd"/>
      <w:r w:rsidRPr="000F23AF">
        <w:rPr>
          <w:rFonts w:asciiTheme="minorBidi" w:hAnsiTheme="minorBidi" w:cstheme="minorBidi"/>
          <w:rtl/>
        </w:rPr>
        <w:t xml:space="preserve"> מדגם</w:t>
      </w:r>
      <w:r w:rsidRPr="000F23AF">
        <w:rPr>
          <w:rFonts w:asciiTheme="minorBidi" w:hAnsiTheme="minorBidi" w:cstheme="minorBidi"/>
        </w:rPr>
        <w:t xml:space="preserve"> DJI Tello </w:t>
      </w:r>
      <w:r w:rsidRPr="000F23AF">
        <w:rPr>
          <w:rFonts w:asciiTheme="minorBidi" w:hAnsiTheme="minorBidi" w:cstheme="minorBidi"/>
          <w:rtl/>
        </w:rPr>
        <w:t>מתאימים במיוחד לפרויקטים אוטונומיים, שכן הם כוללים מצלמות איכותיות ותומכים בתכנות בשפת</w:t>
      </w:r>
      <w:r w:rsidRPr="000F23AF">
        <w:rPr>
          <w:rFonts w:asciiTheme="minorBidi" w:hAnsiTheme="minorBidi" w:cstheme="minorBidi"/>
        </w:rPr>
        <w:t xml:space="preserve"> Python </w:t>
      </w:r>
      <w:r w:rsidR="00BD02C6" w:rsidRPr="000F23AF">
        <w:rPr>
          <w:rFonts w:asciiTheme="minorBidi" w:hAnsiTheme="minorBidi" w:cstheme="minorBidi"/>
          <w:rtl/>
        </w:rPr>
        <w:t xml:space="preserve">ו </w:t>
      </w:r>
      <w:r w:rsidRPr="000F23AF">
        <w:rPr>
          <w:rFonts w:asciiTheme="minorBidi" w:hAnsiTheme="minorBidi" w:cstheme="minorBidi"/>
          <w:rtl/>
        </w:rPr>
        <w:t xml:space="preserve">באמצעות </w:t>
      </w:r>
      <w:r w:rsidR="00BD02C6" w:rsidRPr="000F23AF">
        <w:rPr>
          <w:rFonts w:asciiTheme="minorBidi" w:hAnsiTheme="minorBidi" w:cstheme="minorBidi"/>
          <w:rtl/>
        </w:rPr>
        <w:t xml:space="preserve">אפליקציית </w:t>
      </w:r>
      <w:proofErr w:type="spellStart"/>
      <w:r w:rsidR="00BD02C6" w:rsidRPr="000F23AF">
        <w:rPr>
          <w:rFonts w:asciiTheme="minorBidi" w:hAnsiTheme="minorBidi" w:cstheme="minorBidi"/>
        </w:rPr>
        <w:t>MSDKRemot</w:t>
      </w:r>
      <w:proofErr w:type="spellEnd"/>
      <w:r w:rsidR="00BD02C6" w:rsidRPr="000F23AF">
        <w:rPr>
          <w:rFonts w:asciiTheme="minorBidi" w:hAnsiTheme="minorBidi" w:cstheme="minorBidi"/>
          <w:rtl/>
        </w:rPr>
        <w:t xml:space="preserve"> </w:t>
      </w:r>
      <w:r w:rsidRPr="000F23AF">
        <w:rPr>
          <w:rFonts w:asciiTheme="minorBidi" w:hAnsiTheme="minorBidi" w:cstheme="minorBidi"/>
          <w:rtl/>
        </w:rPr>
        <w:t xml:space="preserve">שמאפשרות שליטה מתקדמת על </w:t>
      </w:r>
      <w:proofErr w:type="spellStart"/>
      <w:r w:rsidRPr="000F23AF">
        <w:rPr>
          <w:rFonts w:asciiTheme="minorBidi" w:hAnsiTheme="minorBidi" w:cstheme="minorBidi"/>
          <w:rtl/>
        </w:rPr>
        <w:t>הרחפן</w:t>
      </w:r>
      <w:proofErr w:type="spellEnd"/>
      <w:r w:rsidRPr="000F23AF">
        <w:rPr>
          <w:rFonts w:asciiTheme="minorBidi" w:hAnsiTheme="minorBidi" w:cstheme="minorBidi"/>
        </w:rPr>
        <w:t>.</w:t>
      </w:r>
    </w:p>
    <w:p w14:paraId="500A8528" w14:textId="77777777" w:rsidR="008515A4" w:rsidRPr="003F0179" w:rsidRDefault="008515A4" w:rsidP="0035272A">
      <w:pPr>
        <w:keepNext/>
        <w:bidi/>
        <w:spacing w:before="240" w:after="120" w:line="276" w:lineRule="auto"/>
        <w:ind w:left="432" w:hanging="432"/>
        <w:jc w:val="both"/>
        <w:outlineLvl w:val="0"/>
        <w:rPr>
          <w:rFonts w:asciiTheme="minorBidi" w:hAnsiTheme="minorBidi" w:cstheme="minorBidi"/>
          <w:b/>
          <w:bCs/>
          <w:kern w:val="28"/>
          <w:rtl/>
        </w:rPr>
      </w:pPr>
      <w:proofErr w:type="spellStart"/>
      <w:r w:rsidRPr="003F0179">
        <w:rPr>
          <w:rFonts w:asciiTheme="minorBidi" w:hAnsiTheme="minorBidi" w:cstheme="minorBidi"/>
          <w:b/>
          <w:bCs/>
          <w:kern w:val="28"/>
        </w:rPr>
        <w:t>אינטגרציה</w:t>
      </w:r>
      <w:proofErr w:type="spellEnd"/>
      <w:r w:rsidRPr="003F0179">
        <w:rPr>
          <w:rFonts w:asciiTheme="minorBidi" w:hAnsiTheme="minorBidi" w:cstheme="minorBidi"/>
          <w:b/>
          <w:bCs/>
          <w:kern w:val="28"/>
        </w:rPr>
        <w:t xml:space="preserve"> </w:t>
      </w:r>
      <w:proofErr w:type="spellStart"/>
      <w:r w:rsidRPr="003F0179">
        <w:rPr>
          <w:rFonts w:asciiTheme="minorBidi" w:hAnsiTheme="minorBidi" w:cstheme="minorBidi"/>
          <w:b/>
          <w:bCs/>
          <w:kern w:val="28"/>
        </w:rPr>
        <w:t>וחדשנות</w:t>
      </w:r>
      <w:proofErr w:type="spellEnd"/>
    </w:p>
    <w:p w14:paraId="3EA32001" w14:textId="77777777" w:rsidR="008515A4" w:rsidRPr="000F23AF" w:rsidRDefault="008515A4" w:rsidP="008515A4">
      <w:pPr>
        <w:bidi/>
        <w:rPr>
          <w:rFonts w:asciiTheme="minorBidi" w:hAnsiTheme="minorBidi" w:cstheme="minorBidi"/>
          <w:rtl/>
        </w:rPr>
      </w:pPr>
      <w:r w:rsidRPr="000F23AF">
        <w:rPr>
          <w:rFonts w:asciiTheme="minorBidi" w:hAnsiTheme="minorBidi" w:cstheme="minorBidi"/>
          <w:rtl/>
        </w:rPr>
        <w:t xml:space="preserve">שילוב של פלטפורמת </w:t>
      </w:r>
      <w:r w:rsidRPr="000F23AF">
        <w:rPr>
          <w:rFonts w:asciiTheme="minorBidi" w:hAnsiTheme="minorBidi" w:cstheme="minorBidi"/>
        </w:rPr>
        <w:t>Arduino</w:t>
      </w:r>
      <w:r w:rsidRPr="000F23AF">
        <w:rPr>
          <w:rFonts w:asciiTheme="minorBidi" w:hAnsiTheme="minorBidi" w:cstheme="minorBidi"/>
          <w:rtl/>
        </w:rPr>
        <w:t xml:space="preserve"> עם </w:t>
      </w:r>
      <w:proofErr w:type="spellStart"/>
      <w:r w:rsidRPr="000F23AF">
        <w:rPr>
          <w:rFonts w:asciiTheme="minorBidi" w:hAnsiTheme="minorBidi" w:cstheme="minorBidi"/>
          <w:rtl/>
        </w:rPr>
        <w:t>הרחפן</w:t>
      </w:r>
      <w:proofErr w:type="spellEnd"/>
      <w:r w:rsidRPr="000F23AF">
        <w:rPr>
          <w:rFonts w:asciiTheme="minorBidi" w:hAnsiTheme="minorBidi" w:cstheme="minorBidi"/>
        </w:rPr>
        <w:t xml:space="preserve"> </w:t>
      </w:r>
      <w:r w:rsidRPr="000F23AF">
        <w:rPr>
          <w:rFonts w:asciiTheme="minorBidi" w:hAnsiTheme="minorBidi" w:cstheme="minorBidi"/>
          <w:rtl/>
        </w:rPr>
        <w:t xml:space="preserve">מאפשר יצירת מערכת אוטונומית מתקדמת, המסוגלת לאסוף נתוני חיישנים ולעבדם בזמן אמת, תוך שליחת פקודות ישירות לרחפן. במסגרת הפרויקט, יפותח אלגוריתם ייחודי לטיפוס מדרגות אוטונומי, אשר ינצל את נתוני המרחק מחיישנים כדי לזהות את מיקום וגובה המדרגות בזמן אמת. האלגוריתם יחשב את המסלול הנדרש, יפקח על תנועת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ויבטיח יציבות וגובה מדויק לאורך כל משימת הטיפוס. שילוב זה מדגים את הפוטנציאל של אינטגרציה בין טכנולוגיות מתקדמות ליצירת פתרונות אוטונומיים חדשניים.</w:t>
      </w:r>
    </w:p>
    <w:p w14:paraId="130FA35A" w14:textId="77777777" w:rsidR="008515A4" w:rsidRPr="0035272A" w:rsidRDefault="008515A4" w:rsidP="008515A4">
      <w:pPr>
        <w:bidi/>
        <w:rPr>
          <w:rFonts w:asciiTheme="minorBidi" w:hAnsiTheme="minorBidi" w:cstheme="minorBidi"/>
        </w:rPr>
      </w:pPr>
      <w:r w:rsidRPr="0035272A">
        <w:rPr>
          <w:rFonts w:asciiTheme="minorBidi" w:hAnsiTheme="minorBidi" w:cstheme="minorBidi"/>
          <w:rtl/>
        </w:rPr>
        <w:t>בחינת מגבלות</w:t>
      </w:r>
      <w:r w:rsidRPr="0035272A">
        <w:rPr>
          <w:rFonts w:asciiTheme="minorBidi" w:hAnsiTheme="minorBidi" w:cstheme="minorBidi"/>
        </w:rPr>
        <w:t>:</w:t>
      </w:r>
    </w:p>
    <w:p w14:paraId="59FA7721" w14:textId="77777777" w:rsidR="008515A4" w:rsidRPr="000F23AF" w:rsidRDefault="008515A4" w:rsidP="008515A4">
      <w:pPr>
        <w:numPr>
          <w:ilvl w:val="0"/>
          <w:numId w:val="4"/>
        </w:numPr>
        <w:bidi/>
        <w:spacing w:after="200" w:line="276" w:lineRule="auto"/>
        <w:rPr>
          <w:rFonts w:asciiTheme="minorBidi" w:hAnsiTheme="minorBidi" w:cstheme="minorBidi"/>
        </w:rPr>
      </w:pPr>
      <w:r w:rsidRPr="000F23AF">
        <w:rPr>
          <w:rFonts w:asciiTheme="minorBidi" w:hAnsiTheme="minorBidi" w:cstheme="minorBidi"/>
          <w:b/>
          <w:bCs/>
          <w:rtl/>
        </w:rPr>
        <w:t>משקל</w:t>
      </w:r>
      <w:r w:rsidRPr="000F23AF">
        <w:rPr>
          <w:rFonts w:asciiTheme="minorBidi" w:hAnsiTheme="minorBidi" w:cstheme="minorBidi"/>
        </w:rPr>
        <w:t xml:space="preserve">: </w:t>
      </w:r>
      <w:r w:rsidRPr="000F23AF">
        <w:rPr>
          <w:rFonts w:asciiTheme="minorBidi" w:hAnsiTheme="minorBidi" w:cstheme="minorBidi"/>
          <w:rtl/>
        </w:rPr>
        <w:t xml:space="preserve">כל הרכיבים צריכים להיות קלים ולא להכביד על </w:t>
      </w:r>
      <w:proofErr w:type="spellStart"/>
      <w:r w:rsidRPr="000F23AF">
        <w:rPr>
          <w:rFonts w:asciiTheme="minorBidi" w:hAnsiTheme="minorBidi" w:cstheme="minorBidi"/>
          <w:rtl/>
        </w:rPr>
        <w:t>הרחפן</w:t>
      </w:r>
      <w:proofErr w:type="spellEnd"/>
      <w:r w:rsidRPr="000F23AF">
        <w:rPr>
          <w:rFonts w:asciiTheme="minorBidi" w:hAnsiTheme="minorBidi" w:cstheme="minorBidi"/>
        </w:rPr>
        <w:t>.</w:t>
      </w:r>
    </w:p>
    <w:p w14:paraId="78B9191B" w14:textId="77777777" w:rsidR="008515A4" w:rsidRPr="000F23AF" w:rsidRDefault="008515A4" w:rsidP="008515A4">
      <w:pPr>
        <w:numPr>
          <w:ilvl w:val="0"/>
          <w:numId w:val="4"/>
        </w:numPr>
        <w:bidi/>
        <w:spacing w:after="200" w:line="276" w:lineRule="auto"/>
        <w:rPr>
          <w:rFonts w:asciiTheme="minorBidi" w:hAnsiTheme="minorBidi" w:cstheme="minorBidi"/>
        </w:rPr>
      </w:pPr>
      <w:r w:rsidRPr="000F23AF">
        <w:rPr>
          <w:rFonts w:asciiTheme="minorBidi" w:hAnsiTheme="minorBidi" w:cstheme="minorBidi"/>
          <w:b/>
          <w:bCs/>
          <w:rtl/>
        </w:rPr>
        <w:t>צריכת חשמל</w:t>
      </w:r>
      <w:r w:rsidRPr="000F23AF">
        <w:rPr>
          <w:rFonts w:asciiTheme="minorBidi" w:hAnsiTheme="minorBidi" w:cstheme="minorBidi"/>
        </w:rPr>
        <w:t xml:space="preserve">: </w:t>
      </w:r>
      <w:r w:rsidRPr="000F23AF">
        <w:rPr>
          <w:rFonts w:asciiTheme="minorBidi" w:hAnsiTheme="minorBidi" w:cstheme="minorBidi"/>
          <w:rtl/>
        </w:rPr>
        <w:t xml:space="preserve">צריכת החשמל של רכיבי החיישן </w:t>
      </w:r>
      <w:proofErr w:type="spellStart"/>
      <w:r w:rsidRPr="000F23AF">
        <w:rPr>
          <w:rFonts w:asciiTheme="minorBidi" w:hAnsiTheme="minorBidi" w:cstheme="minorBidi"/>
          <w:rtl/>
        </w:rPr>
        <w:t>והארדואינו</w:t>
      </w:r>
      <w:proofErr w:type="spellEnd"/>
      <w:r w:rsidRPr="000F23AF">
        <w:rPr>
          <w:rFonts w:asciiTheme="minorBidi" w:hAnsiTheme="minorBidi" w:cstheme="minorBidi"/>
          <w:rtl/>
        </w:rPr>
        <w:t xml:space="preserve"> חייבת להיות נמוכה כדי לא להשפיע על זמן הטיסה</w:t>
      </w:r>
      <w:r w:rsidRPr="000F23AF">
        <w:rPr>
          <w:rFonts w:asciiTheme="minorBidi" w:hAnsiTheme="minorBidi" w:cstheme="minorBidi"/>
        </w:rPr>
        <w:t>.</w:t>
      </w:r>
    </w:p>
    <w:p w14:paraId="777DC9A6" w14:textId="3CE62E72" w:rsidR="001D16A3" w:rsidRDefault="008515A4" w:rsidP="00AB57FB">
      <w:pPr>
        <w:numPr>
          <w:ilvl w:val="0"/>
          <w:numId w:val="4"/>
        </w:numPr>
        <w:bidi/>
        <w:spacing w:after="200" w:line="276" w:lineRule="auto"/>
        <w:rPr>
          <w:rFonts w:asciiTheme="minorBidi" w:hAnsiTheme="minorBidi" w:cstheme="minorBidi"/>
        </w:rPr>
      </w:pPr>
      <w:r w:rsidRPr="000F23AF">
        <w:rPr>
          <w:rFonts w:asciiTheme="minorBidi" w:hAnsiTheme="minorBidi" w:cstheme="minorBidi"/>
          <w:b/>
          <w:bCs/>
          <w:rtl/>
        </w:rPr>
        <w:t>תקציב</w:t>
      </w:r>
      <w:r w:rsidRPr="000F23AF">
        <w:rPr>
          <w:rFonts w:asciiTheme="minorBidi" w:hAnsiTheme="minorBidi" w:cstheme="minorBidi"/>
        </w:rPr>
        <w:t xml:space="preserve">: </w:t>
      </w:r>
      <w:r w:rsidRPr="000F23AF">
        <w:rPr>
          <w:rFonts w:asciiTheme="minorBidi" w:hAnsiTheme="minorBidi" w:cstheme="minorBidi"/>
          <w:rtl/>
        </w:rPr>
        <w:t>יש לקחת בחשבון את המחיר של כל רכיב חומרה ולוודא שהוא מתאים לתקציב</w:t>
      </w:r>
      <w:r w:rsidRPr="000F23AF">
        <w:rPr>
          <w:rFonts w:asciiTheme="minorBidi" w:hAnsiTheme="minorBidi" w:cstheme="minorBidi"/>
        </w:rPr>
        <w:t>.</w:t>
      </w:r>
    </w:p>
    <w:p w14:paraId="1D743D57" w14:textId="77777777" w:rsidR="00AB57FB" w:rsidRPr="0035272A" w:rsidRDefault="00AB57FB" w:rsidP="00AB57FB">
      <w:pPr>
        <w:pStyle w:val="1"/>
        <w:bidi/>
        <w:rPr>
          <w:rFonts w:asciiTheme="minorBidi" w:eastAsia="Times New Roman" w:hAnsiTheme="minorBidi" w:cstheme="minorBidi"/>
          <w:b/>
          <w:bCs/>
          <w:color w:val="auto"/>
          <w:sz w:val="24"/>
          <w:szCs w:val="24"/>
          <w:rtl/>
        </w:rPr>
      </w:pPr>
      <w:r w:rsidRPr="0035272A">
        <w:rPr>
          <w:rFonts w:asciiTheme="minorBidi" w:eastAsia="Times New Roman" w:hAnsiTheme="minorBidi" w:cstheme="minorBidi"/>
          <w:b/>
          <w:bCs/>
          <w:color w:val="auto"/>
          <w:sz w:val="24"/>
          <w:szCs w:val="24"/>
        </w:rPr>
        <w:t>: Home Guard Drone</w:t>
      </w:r>
    </w:p>
    <w:p w14:paraId="0F61EDA7" w14:textId="77777777" w:rsidR="00AB57FB" w:rsidRPr="000F23AF" w:rsidRDefault="00AB57FB" w:rsidP="00AB57FB">
      <w:pPr>
        <w:bidi/>
        <w:rPr>
          <w:rFonts w:asciiTheme="minorBidi" w:hAnsiTheme="minorBidi" w:cstheme="minorBidi"/>
          <w:rtl/>
        </w:rPr>
      </w:pPr>
      <w:r w:rsidRPr="000F23AF">
        <w:rPr>
          <w:rFonts w:asciiTheme="minorBidi" w:hAnsiTheme="minorBidi" w:cstheme="minorBidi"/>
          <w:rtl/>
        </w:rPr>
        <w:t>המאמר</w:t>
      </w:r>
      <w:r w:rsidRPr="000F23AF">
        <w:rPr>
          <w:rFonts w:asciiTheme="minorBidi" w:hAnsiTheme="minorBidi" w:cstheme="minorBidi"/>
        </w:rPr>
        <w:t xml:space="preserve"> "Home Guard Drone" </w:t>
      </w:r>
      <w:r w:rsidRPr="000F23AF">
        <w:rPr>
          <w:rFonts w:asciiTheme="minorBidi" w:hAnsiTheme="minorBidi" w:cstheme="minorBidi"/>
          <w:rtl/>
        </w:rPr>
        <w:t xml:space="preserve">מציע מערכת לרחפן אוטונומי קטן המתפקד בתוך מבנים, שמטרתה למפות, לנווט ולבצע סיורים באופן אוטומטי.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xml:space="preserve"> המבוסס על דגם</w:t>
      </w:r>
      <w:r w:rsidRPr="000F23AF">
        <w:rPr>
          <w:rFonts w:asciiTheme="minorBidi" w:hAnsiTheme="minorBidi" w:cstheme="minorBidi"/>
        </w:rPr>
        <w:t xml:space="preserve"> DJI Tello </w:t>
      </w:r>
      <w:r w:rsidRPr="000F23AF">
        <w:rPr>
          <w:rFonts w:asciiTheme="minorBidi" w:hAnsiTheme="minorBidi" w:cstheme="minorBidi"/>
          <w:rtl/>
        </w:rPr>
        <w:t>מצויד בחיישן</w:t>
      </w:r>
      <w:r w:rsidRPr="000F23AF">
        <w:rPr>
          <w:rFonts w:asciiTheme="minorBidi" w:hAnsiTheme="minorBidi" w:cstheme="minorBidi"/>
        </w:rPr>
        <w:t xml:space="preserve"> TOF (Time of Flight) </w:t>
      </w:r>
      <w:r w:rsidRPr="000F23AF">
        <w:rPr>
          <w:rFonts w:asciiTheme="minorBidi" w:hAnsiTheme="minorBidi" w:cstheme="minorBidi"/>
          <w:rtl/>
        </w:rPr>
        <w:t xml:space="preserve"> ומצלמת</w:t>
      </w:r>
      <w:r w:rsidRPr="000F23AF">
        <w:rPr>
          <w:rFonts w:asciiTheme="minorBidi" w:hAnsiTheme="minorBidi" w:cstheme="minorBidi"/>
        </w:rPr>
        <w:t xml:space="preserve"> RGB </w:t>
      </w:r>
      <w:r w:rsidRPr="000F23AF">
        <w:rPr>
          <w:rFonts w:asciiTheme="minorBidi" w:hAnsiTheme="minorBidi" w:cstheme="minorBidi"/>
          <w:rtl/>
        </w:rPr>
        <w:t xml:space="preserve">ומנוהל באמצעות בקר </w:t>
      </w:r>
      <w:proofErr w:type="spellStart"/>
      <w:r w:rsidRPr="000F23AF">
        <w:rPr>
          <w:rFonts w:asciiTheme="minorBidi" w:hAnsiTheme="minorBidi" w:cstheme="minorBidi"/>
          <w:rtl/>
        </w:rPr>
        <w:t>ארדואינו</w:t>
      </w:r>
      <w:proofErr w:type="spellEnd"/>
      <w:r w:rsidRPr="000F23AF">
        <w:rPr>
          <w:rFonts w:asciiTheme="minorBidi" w:hAnsiTheme="minorBidi" w:cstheme="minorBidi"/>
          <w:rtl/>
        </w:rPr>
        <w:t>. המערכת כוללת תחנת טעינה ניידת ומטען ייחודי, שמאפשרים לרחפן לבצע סיורים רציפים בחדרים שונים</w:t>
      </w:r>
      <w:r w:rsidRPr="000F23AF">
        <w:rPr>
          <w:rFonts w:asciiTheme="minorBidi" w:hAnsiTheme="minorBidi" w:cstheme="minorBidi"/>
        </w:rPr>
        <w:t>.</w:t>
      </w:r>
    </w:p>
    <w:p w14:paraId="3AE6D83D" w14:textId="77777777" w:rsidR="00AB57FB" w:rsidRPr="000F23AF" w:rsidRDefault="00AB57FB" w:rsidP="00AB57FB">
      <w:pPr>
        <w:bidi/>
        <w:rPr>
          <w:rFonts w:asciiTheme="minorBidi" w:hAnsiTheme="minorBidi" w:cstheme="minorBidi"/>
          <w:rtl/>
        </w:rPr>
      </w:pPr>
      <w:r w:rsidRPr="000F23AF">
        <w:rPr>
          <w:rFonts w:asciiTheme="minorBidi" w:hAnsiTheme="minorBidi" w:cstheme="minorBidi"/>
          <w:rtl/>
        </w:rPr>
        <w:t xml:space="preserve">המערכת מתמודדת עם אתגרים כמו יצירת מטען בטוח ומערכת מיפוי מדויקת תוך שימוש בחומרה זולה.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xml:space="preserve"> סורק את הסביבה באמצעות חיישן</w:t>
      </w:r>
      <w:r w:rsidRPr="000F23AF">
        <w:rPr>
          <w:rFonts w:asciiTheme="minorBidi" w:hAnsiTheme="minorBidi" w:cstheme="minorBidi"/>
        </w:rPr>
        <w:t xml:space="preserve"> TOF </w:t>
      </w:r>
      <w:r w:rsidRPr="000F23AF">
        <w:rPr>
          <w:rFonts w:asciiTheme="minorBidi" w:hAnsiTheme="minorBidi" w:cstheme="minorBidi"/>
          <w:rtl/>
        </w:rPr>
        <w:t>מתכנן את מסלולו ומונע מכשולים, ובסופו של תהליך מתבצע תהליך טעינה אוטומטי בנחיתה. התוכנה מבוססת על ספריית</w:t>
      </w:r>
      <w:r w:rsidRPr="000F23AF">
        <w:rPr>
          <w:rFonts w:asciiTheme="minorBidi" w:hAnsiTheme="minorBidi" w:cstheme="minorBidi"/>
        </w:rPr>
        <w:t xml:space="preserve"> SDK </w:t>
      </w:r>
      <w:r w:rsidRPr="000F23AF">
        <w:rPr>
          <w:rFonts w:asciiTheme="minorBidi" w:hAnsiTheme="minorBidi" w:cstheme="minorBidi"/>
          <w:rtl/>
        </w:rPr>
        <w:t>של</w:t>
      </w:r>
      <w:r w:rsidRPr="000F23AF">
        <w:rPr>
          <w:rFonts w:asciiTheme="minorBidi" w:hAnsiTheme="minorBidi" w:cstheme="minorBidi"/>
        </w:rPr>
        <w:t xml:space="preserve"> Tello </w:t>
      </w:r>
      <w:r w:rsidRPr="000F23AF">
        <w:rPr>
          <w:rFonts w:asciiTheme="minorBidi" w:hAnsiTheme="minorBidi" w:cstheme="minorBidi"/>
          <w:rtl/>
        </w:rPr>
        <w:t>וכוללת אלגוריתמים לעיבוד תמונה וחשיבה מתקדמת למיקוד וניווט בתוך המבנה</w:t>
      </w:r>
      <w:r w:rsidRPr="000F23AF">
        <w:rPr>
          <w:rFonts w:asciiTheme="minorBidi" w:hAnsiTheme="minorBidi" w:cstheme="minorBidi"/>
        </w:rPr>
        <w:t>.</w:t>
      </w:r>
    </w:p>
    <w:p w14:paraId="45027B52" w14:textId="77777777" w:rsidR="00AB57FB" w:rsidRPr="000F23AF" w:rsidRDefault="00AB57FB" w:rsidP="00AB57FB">
      <w:pPr>
        <w:bidi/>
        <w:rPr>
          <w:rFonts w:asciiTheme="minorBidi" w:hAnsiTheme="minorBidi" w:cstheme="minorBidi"/>
          <w:rtl/>
        </w:rPr>
      </w:pPr>
      <w:r w:rsidRPr="000F23AF">
        <w:rPr>
          <w:rFonts w:asciiTheme="minorBidi" w:hAnsiTheme="minorBidi" w:cstheme="minorBidi"/>
          <w:rtl/>
        </w:rPr>
        <w:lastRenderedPageBreak/>
        <w:t xml:space="preserve">המאמר מציין כי המערכת מציעה פתרון זול ויעיל, ומספקת פוטנציאל לשדרוג עתידי עם חיישנים משודרגים ויכולת מחשוב גבוהה יותר על </w:t>
      </w:r>
      <w:proofErr w:type="spellStart"/>
      <w:r w:rsidRPr="000F23AF">
        <w:rPr>
          <w:rFonts w:asciiTheme="minorBidi" w:hAnsiTheme="minorBidi" w:cstheme="minorBidi"/>
          <w:rtl/>
        </w:rPr>
        <w:t>הרחפן</w:t>
      </w:r>
      <w:proofErr w:type="spellEnd"/>
      <w:r w:rsidRPr="000F23AF">
        <w:rPr>
          <w:rFonts w:asciiTheme="minorBidi" w:hAnsiTheme="minorBidi" w:cstheme="minorBidi"/>
          <w:rtl/>
        </w:rPr>
        <w:t xml:space="preserve"> עצמו, מה שיאפשר ביצועים טובים יותר במשימות אוטונומיות בעתיד.</w:t>
      </w:r>
    </w:p>
    <w:p w14:paraId="035BE5AC" w14:textId="77777777" w:rsidR="00AB57FB" w:rsidRPr="00AB57FB" w:rsidRDefault="00AB57FB" w:rsidP="00AB57FB">
      <w:pPr>
        <w:bidi/>
        <w:spacing w:after="200" w:line="276" w:lineRule="auto"/>
        <w:ind w:left="360"/>
        <w:rPr>
          <w:rFonts w:asciiTheme="minorBidi" w:hAnsiTheme="minorBidi" w:cstheme="minorBidi"/>
          <w:rtl/>
        </w:rPr>
      </w:pPr>
    </w:p>
    <w:p w14:paraId="462DC0D8" w14:textId="147DB861" w:rsidR="001D16A3" w:rsidRPr="00191269" w:rsidRDefault="001D16A3" w:rsidP="00191269">
      <w:pPr>
        <w:pStyle w:val="a9"/>
        <w:keepNext/>
        <w:numPr>
          <w:ilvl w:val="0"/>
          <w:numId w:val="9"/>
        </w:numPr>
        <w:bidi/>
        <w:spacing w:before="240" w:after="120" w:line="276" w:lineRule="auto"/>
        <w:jc w:val="both"/>
        <w:outlineLvl w:val="0"/>
        <w:rPr>
          <w:rFonts w:asciiTheme="minorBidi" w:hAnsiTheme="minorBidi" w:cstheme="minorBidi"/>
          <w:b/>
          <w:bCs/>
          <w:kern w:val="28"/>
          <w:sz w:val="32"/>
          <w:szCs w:val="32"/>
        </w:rPr>
      </w:pPr>
      <w:r w:rsidRPr="00191269">
        <w:rPr>
          <w:rFonts w:asciiTheme="minorBidi" w:hAnsiTheme="minorBidi" w:cstheme="minorBidi"/>
          <w:b/>
          <w:bCs/>
          <w:kern w:val="28"/>
          <w:sz w:val="32"/>
          <w:szCs w:val="32"/>
          <w:rtl/>
        </w:rPr>
        <w:t>שלבים ושיטות לביצוע הפרויקט:</w:t>
      </w:r>
    </w:p>
    <w:p w14:paraId="644C00D9" w14:textId="77777777" w:rsidR="001D16A3" w:rsidRPr="00973E76" w:rsidRDefault="001D16A3" w:rsidP="00973E76">
      <w:pPr>
        <w:bidi/>
        <w:spacing w:before="120" w:after="120" w:line="276" w:lineRule="auto"/>
        <w:jc w:val="both"/>
        <w:rPr>
          <w:rFonts w:asciiTheme="minorBidi" w:hAnsiTheme="minorBidi" w:cstheme="minorBidi"/>
        </w:rPr>
      </w:pPr>
      <w:r w:rsidRPr="00973E76">
        <w:rPr>
          <w:rFonts w:asciiTheme="minorBidi" w:hAnsiTheme="minorBidi" w:cstheme="minorBidi"/>
          <w:rtl/>
        </w:rPr>
        <w:t>אנו נתכנן ונממש מערכת אוטונומית לשליטה ברחפן, שתשתמש בחיישני מרחק וב-</w:t>
      </w:r>
      <w:r w:rsidRPr="00973E76">
        <w:rPr>
          <w:rFonts w:asciiTheme="minorBidi" w:hAnsiTheme="minorBidi" w:cstheme="minorBidi"/>
        </w:rPr>
        <w:t>Arduino</w:t>
      </w:r>
      <w:r w:rsidRPr="00973E76">
        <w:rPr>
          <w:rFonts w:asciiTheme="minorBidi" w:hAnsiTheme="minorBidi" w:cstheme="minorBidi"/>
          <w:rtl/>
        </w:rPr>
        <w:t xml:space="preserve"> כדי לזהות ולתכנן את טיפוס המדרגות. המימוש יתחלק למספר שלבים עיקריים:</w:t>
      </w:r>
    </w:p>
    <w:p w14:paraId="52C971A1" w14:textId="77777777" w:rsidR="001D16A3" w:rsidRPr="00973E76" w:rsidRDefault="001D16A3" w:rsidP="00973E76">
      <w:pPr>
        <w:bidi/>
        <w:spacing w:before="120" w:after="120" w:line="276" w:lineRule="auto"/>
        <w:ind w:left="360"/>
        <w:jc w:val="both"/>
        <w:rPr>
          <w:rFonts w:asciiTheme="minorBidi" w:hAnsiTheme="minorBidi" w:cstheme="minorBidi"/>
          <w:b/>
          <w:bCs/>
        </w:rPr>
      </w:pPr>
      <w:proofErr w:type="spellStart"/>
      <w:r w:rsidRPr="00973E76">
        <w:rPr>
          <w:rFonts w:asciiTheme="minorBidi" w:hAnsiTheme="minorBidi" w:cstheme="minorBidi"/>
          <w:b/>
          <w:bCs/>
          <w:rtl/>
        </w:rPr>
        <w:t>איפיון</w:t>
      </w:r>
      <w:proofErr w:type="spellEnd"/>
      <w:r w:rsidRPr="00973E76">
        <w:rPr>
          <w:rFonts w:asciiTheme="minorBidi" w:hAnsiTheme="minorBidi" w:cstheme="minorBidi"/>
          <w:b/>
          <w:bCs/>
          <w:rtl/>
        </w:rPr>
        <w:t xml:space="preserve"> דרישות ולימוד תאורטי:</w:t>
      </w:r>
    </w:p>
    <w:p w14:paraId="58116E17" w14:textId="7C87BDCE" w:rsidR="004B3479" w:rsidRDefault="004B3479" w:rsidP="004B3479">
      <w:pPr>
        <w:bidi/>
        <w:spacing w:before="120" w:after="120" w:line="276" w:lineRule="auto"/>
        <w:ind w:left="360"/>
        <w:rPr>
          <w:rFonts w:asciiTheme="minorBidi" w:hAnsiTheme="minorBidi" w:cstheme="minorBidi"/>
          <w:rtl/>
        </w:rPr>
      </w:pPr>
      <w:r w:rsidRPr="004B3479">
        <w:rPr>
          <w:rFonts w:asciiTheme="minorBidi" w:hAnsiTheme="minorBidi" w:cstheme="minorBidi"/>
          <w:rtl/>
        </w:rPr>
        <w:t xml:space="preserve">בשלב זה בוצע סקר ספרות מעמיק שכלל השוואה בין סוגי </w:t>
      </w:r>
      <w:proofErr w:type="spellStart"/>
      <w:r w:rsidRPr="004B3479">
        <w:rPr>
          <w:rFonts w:asciiTheme="minorBidi" w:hAnsiTheme="minorBidi" w:cstheme="minorBidi"/>
          <w:rtl/>
        </w:rPr>
        <w:t>רחפנים</w:t>
      </w:r>
      <w:proofErr w:type="spellEnd"/>
      <w:r w:rsidRPr="004B3479">
        <w:rPr>
          <w:rFonts w:asciiTheme="minorBidi" w:hAnsiTheme="minorBidi" w:cstheme="minorBidi"/>
        </w:rPr>
        <w:t xml:space="preserve"> DJI Mini Pro,</w:t>
      </w:r>
      <w:r>
        <w:rPr>
          <w:rFonts w:asciiTheme="minorBidi" w:hAnsiTheme="minorBidi" w:cstheme="minorBidi"/>
        </w:rPr>
        <w:t>)</w:t>
      </w:r>
      <w:r w:rsidRPr="004B3479">
        <w:rPr>
          <w:rFonts w:asciiTheme="minorBidi" w:hAnsiTheme="minorBidi" w:cstheme="minorBidi"/>
        </w:rPr>
        <w:t xml:space="preserve"> DJI</w:t>
      </w:r>
      <w:r>
        <w:rPr>
          <w:rFonts w:asciiTheme="minorBidi" w:hAnsiTheme="minorBidi" w:cstheme="minorBidi"/>
        </w:rPr>
        <w:t>)</w:t>
      </w:r>
      <w:r w:rsidRPr="004B3479">
        <w:rPr>
          <w:rFonts w:asciiTheme="minorBidi" w:hAnsiTheme="minorBidi" w:cstheme="minorBidi"/>
        </w:rPr>
        <w:t xml:space="preserve"> Tello </w:t>
      </w:r>
      <w:r w:rsidRPr="004B3479">
        <w:rPr>
          <w:rFonts w:asciiTheme="minorBidi" w:hAnsiTheme="minorBidi" w:cstheme="minorBidi"/>
          <w:rtl/>
        </w:rPr>
        <w:t>וע</w:t>
      </w:r>
      <w:r>
        <w:rPr>
          <w:rFonts w:asciiTheme="minorBidi" w:hAnsiTheme="minorBidi" w:cstheme="minorBidi" w:hint="cs"/>
          <w:rtl/>
        </w:rPr>
        <w:t>וד)</w:t>
      </w:r>
      <w:r w:rsidRPr="004B3479">
        <w:rPr>
          <w:rFonts w:asciiTheme="minorBidi" w:hAnsiTheme="minorBidi" w:cstheme="minorBidi"/>
        </w:rPr>
        <w:t xml:space="preserve"> </w:t>
      </w:r>
      <w:r w:rsidRPr="004B3479">
        <w:rPr>
          <w:rFonts w:asciiTheme="minorBidi" w:hAnsiTheme="minorBidi" w:cstheme="minorBidi"/>
          <w:rtl/>
        </w:rPr>
        <w:t>וחיישני מרחק</w:t>
      </w:r>
      <w:r w:rsidRPr="004B3479">
        <w:rPr>
          <w:rFonts w:asciiTheme="minorBidi" w:hAnsiTheme="minorBidi" w:cstheme="minorBidi"/>
        </w:rPr>
        <w:t xml:space="preserve"> Ultrasonic, </w:t>
      </w:r>
      <w:proofErr w:type="spellStart"/>
      <w:r w:rsidRPr="004B3479">
        <w:rPr>
          <w:rFonts w:asciiTheme="minorBidi" w:hAnsiTheme="minorBidi" w:cstheme="minorBidi"/>
        </w:rPr>
        <w:t>ToF</w:t>
      </w:r>
      <w:proofErr w:type="spellEnd"/>
      <w:r>
        <w:rPr>
          <w:rFonts w:asciiTheme="minorBidi" w:hAnsiTheme="minorBidi" w:cstheme="minorBidi"/>
        </w:rPr>
        <w:t>)</w:t>
      </w:r>
      <w:r w:rsidRPr="004B3479">
        <w:rPr>
          <w:rFonts w:asciiTheme="minorBidi" w:hAnsiTheme="minorBidi" w:cstheme="minorBidi"/>
        </w:rPr>
        <w:t xml:space="preserve"> </w:t>
      </w:r>
      <w:proofErr w:type="spellStart"/>
      <w:r w:rsidRPr="004B3479">
        <w:rPr>
          <w:rFonts w:asciiTheme="minorBidi" w:hAnsiTheme="minorBidi" w:cstheme="minorBidi"/>
          <w:rtl/>
        </w:rPr>
        <w:t>וכו</w:t>
      </w:r>
      <w:proofErr w:type="spellEnd"/>
      <w:r>
        <w:rPr>
          <w:rFonts w:asciiTheme="minorBidi" w:hAnsiTheme="minorBidi" w:cstheme="minorBidi" w:hint="cs"/>
          <w:rtl/>
        </w:rPr>
        <w:t xml:space="preserve">). </w:t>
      </w:r>
      <w:r w:rsidRPr="004B3479">
        <w:rPr>
          <w:rFonts w:asciiTheme="minorBidi" w:hAnsiTheme="minorBidi" w:cstheme="minorBidi"/>
          <w:rtl/>
        </w:rPr>
        <w:t>בהתאם למגבלות משקל, עלות ונגישות חומרה במעבדה, נבחרו הרכיבים המתאימים ביותר</w:t>
      </w:r>
    </w:p>
    <w:p w14:paraId="7ABF8441" w14:textId="2BD9A811" w:rsidR="001D16A3" w:rsidRPr="00973E76" w:rsidRDefault="004B3479" w:rsidP="004B3479">
      <w:pPr>
        <w:bidi/>
        <w:spacing w:before="120" w:after="120" w:line="276" w:lineRule="auto"/>
        <w:ind w:left="360"/>
        <w:jc w:val="both"/>
        <w:rPr>
          <w:rFonts w:asciiTheme="minorBidi" w:hAnsiTheme="minorBidi" w:cstheme="minorBidi"/>
          <w:b/>
          <w:bCs/>
        </w:rPr>
      </w:pPr>
      <w:proofErr w:type="gramStart"/>
      <w:r w:rsidRPr="004B3479">
        <w:rPr>
          <w:rFonts w:asciiTheme="minorBidi" w:hAnsiTheme="minorBidi" w:cstheme="minorBidi"/>
        </w:rPr>
        <w:t>.</w:t>
      </w:r>
      <w:r w:rsidR="001D16A3" w:rsidRPr="00973E76">
        <w:rPr>
          <w:rFonts w:asciiTheme="minorBidi" w:hAnsiTheme="minorBidi" w:cstheme="minorBidi"/>
          <w:b/>
          <w:bCs/>
          <w:rtl/>
        </w:rPr>
        <w:t>הרכבת</w:t>
      </w:r>
      <w:proofErr w:type="gramEnd"/>
      <w:r w:rsidR="001D16A3" w:rsidRPr="00973E76">
        <w:rPr>
          <w:rFonts w:asciiTheme="minorBidi" w:hAnsiTheme="minorBidi" w:cstheme="minorBidi"/>
          <w:b/>
          <w:bCs/>
          <w:rtl/>
        </w:rPr>
        <w:t xml:space="preserve"> המערכת ובחירת רכיבים:</w:t>
      </w:r>
    </w:p>
    <w:p w14:paraId="22C76DB0" w14:textId="26ABFC74" w:rsidR="00A12135" w:rsidRDefault="00A12135" w:rsidP="00A12135">
      <w:pPr>
        <w:bidi/>
        <w:spacing w:before="120" w:after="120" w:line="276" w:lineRule="auto"/>
        <w:ind w:left="360"/>
        <w:jc w:val="both"/>
        <w:rPr>
          <w:rFonts w:asciiTheme="minorBidi" w:hAnsiTheme="minorBidi" w:cstheme="minorBidi"/>
          <w:b/>
          <w:bCs/>
          <w:rtl/>
        </w:rPr>
      </w:pPr>
      <w:r w:rsidRPr="00A12135">
        <w:rPr>
          <w:rFonts w:asciiTheme="minorBidi" w:hAnsiTheme="minorBidi" w:cstheme="minorBidi"/>
          <w:rtl/>
        </w:rPr>
        <w:t>בוצעה בחירה של רחפן מדגם</w:t>
      </w:r>
      <w:r w:rsidRPr="00A12135">
        <w:rPr>
          <w:rFonts w:asciiTheme="minorBidi" w:hAnsiTheme="minorBidi" w:cstheme="minorBidi"/>
        </w:rPr>
        <w:t xml:space="preserve"> DJI Mini 3 Pro, </w:t>
      </w:r>
      <w:r w:rsidRPr="00A12135">
        <w:rPr>
          <w:rFonts w:asciiTheme="minorBidi" w:hAnsiTheme="minorBidi" w:cstheme="minorBidi"/>
          <w:rtl/>
        </w:rPr>
        <w:t>בשילוב שני חיישני</w:t>
      </w:r>
      <w:r w:rsidRPr="00A12135">
        <w:rPr>
          <w:rFonts w:asciiTheme="minorBidi" w:hAnsiTheme="minorBidi" w:cstheme="minorBidi"/>
        </w:rPr>
        <w:t xml:space="preserve"> HC-SR04 </w:t>
      </w:r>
      <w:r w:rsidRPr="00A12135">
        <w:rPr>
          <w:rFonts w:asciiTheme="minorBidi" w:hAnsiTheme="minorBidi" w:cstheme="minorBidi"/>
          <w:rtl/>
        </w:rPr>
        <w:t>ולוח</w:t>
      </w:r>
      <w:r w:rsidRPr="00A12135">
        <w:rPr>
          <w:rFonts w:asciiTheme="minorBidi" w:hAnsiTheme="minorBidi" w:cstheme="minorBidi"/>
        </w:rPr>
        <w:t xml:space="preserve"> Arduino Nano 33 IoT</w:t>
      </w:r>
      <w:r>
        <w:rPr>
          <w:rFonts w:asciiTheme="minorBidi" w:hAnsiTheme="minorBidi" w:cstheme="minorBidi" w:hint="cs"/>
          <w:rtl/>
        </w:rPr>
        <w:t xml:space="preserve"> </w:t>
      </w:r>
      <w:r w:rsidRPr="00A12135">
        <w:rPr>
          <w:rFonts w:asciiTheme="minorBidi" w:hAnsiTheme="minorBidi" w:cstheme="minorBidi"/>
          <w:rtl/>
        </w:rPr>
        <w:t>נבדקה התאימות הפיזית והאלקטרונית, ונערכו בדיקות ראשוניות למדידת מרחק במצבים סטטיים</w:t>
      </w:r>
      <w:r w:rsidRPr="00A12135">
        <w:rPr>
          <w:rFonts w:asciiTheme="minorBidi" w:hAnsiTheme="minorBidi" w:cstheme="minorBidi"/>
        </w:rPr>
        <w:t>.</w:t>
      </w:r>
    </w:p>
    <w:p w14:paraId="640DEBCA" w14:textId="6BC9A748" w:rsidR="0069510F" w:rsidRDefault="001D16A3" w:rsidP="0069510F">
      <w:pPr>
        <w:bidi/>
        <w:spacing w:before="120" w:after="120" w:line="276" w:lineRule="auto"/>
        <w:ind w:left="360"/>
        <w:jc w:val="both"/>
        <w:rPr>
          <w:rFonts w:asciiTheme="minorBidi" w:hAnsiTheme="minorBidi" w:cstheme="minorBidi"/>
          <w:b/>
          <w:bCs/>
          <w:rtl/>
        </w:rPr>
      </w:pPr>
      <w:r w:rsidRPr="00973E76">
        <w:rPr>
          <w:rFonts w:asciiTheme="minorBidi" w:hAnsiTheme="minorBidi" w:cstheme="minorBidi"/>
          <w:b/>
          <w:bCs/>
          <w:rtl/>
        </w:rPr>
        <w:t>תכנון וביצוע המערכת:</w:t>
      </w:r>
    </w:p>
    <w:p w14:paraId="1503E00D" w14:textId="60E1378B" w:rsidR="0069510F" w:rsidRPr="00973E76" w:rsidRDefault="0069510F" w:rsidP="0069510F">
      <w:pPr>
        <w:bidi/>
        <w:spacing w:before="120" w:after="120" w:line="276" w:lineRule="auto"/>
        <w:ind w:left="360"/>
        <w:jc w:val="both"/>
        <w:rPr>
          <w:rFonts w:asciiTheme="minorBidi" w:hAnsiTheme="minorBidi" w:cstheme="minorBidi"/>
          <w:b/>
          <w:bCs/>
        </w:rPr>
      </w:pPr>
      <w:r w:rsidRPr="0069510F">
        <w:rPr>
          <w:rFonts w:asciiTheme="minorBidi" w:hAnsiTheme="minorBidi" w:cstheme="minorBidi"/>
          <w:rtl/>
        </w:rPr>
        <w:t>החיישנים חוברו ל</w:t>
      </w:r>
      <w:r w:rsidRPr="0069510F">
        <w:rPr>
          <w:rFonts w:asciiTheme="minorBidi" w:hAnsiTheme="minorBidi" w:cstheme="minorBidi"/>
        </w:rPr>
        <w:t xml:space="preserve">-Arduino, </w:t>
      </w:r>
      <w:r w:rsidRPr="0069510F">
        <w:rPr>
          <w:rFonts w:asciiTheme="minorBidi" w:hAnsiTheme="minorBidi" w:cstheme="minorBidi"/>
          <w:rtl/>
        </w:rPr>
        <w:t>ונכתב קוד ב</w:t>
      </w:r>
      <w:r w:rsidRPr="0069510F">
        <w:rPr>
          <w:rFonts w:asciiTheme="minorBidi" w:hAnsiTheme="minorBidi" w:cstheme="minorBidi"/>
        </w:rPr>
        <w:t xml:space="preserve">-C++ </w:t>
      </w:r>
      <w:r w:rsidRPr="0069510F">
        <w:rPr>
          <w:rFonts w:asciiTheme="minorBidi" w:hAnsiTheme="minorBidi" w:cstheme="minorBidi"/>
          <w:rtl/>
        </w:rPr>
        <w:t>למדידת מרחק. במקביל, נבנה ממשק שליטה ב</w:t>
      </w:r>
      <w:r w:rsidRPr="0069510F">
        <w:rPr>
          <w:rFonts w:asciiTheme="minorBidi" w:hAnsiTheme="minorBidi" w:cstheme="minorBidi"/>
        </w:rPr>
        <w:t xml:space="preserve">-Python, </w:t>
      </w:r>
      <w:r w:rsidRPr="0069510F">
        <w:rPr>
          <w:rFonts w:asciiTheme="minorBidi" w:hAnsiTheme="minorBidi" w:cstheme="minorBidi"/>
          <w:rtl/>
        </w:rPr>
        <w:t>תוך שימוש ב</w:t>
      </w:r>
      <w:r w:rsidRPr="0069510F">
        <w:rPr>
          <w:rFonts w:asciiTheme="minorBidi" w:hAnsiTheme="minorBidi" w:cstheme="minorBidi"/>
        </w:rPr>
        <w:t>-</w:t>
      </w:r>
      <w:r>
        <w:rPr>
          <w:rFonts w:asciiTheme="minorBidi" w:hAnsiTheme="minorBidi" w:cstheme="minorBidi"/>
        </w:rPr>
        <w:t xml:space="preserve"> </w:t>
      </w:r>
      <w:proofErr w:type="spellStart"/>
      <w:r w:rsidRPr="0069510F">
        <w:rPr>
          <w:rFonts w:asciiTheme="minorBidi" w:hAnsiTheme="minorBidi" w:cstheme="minorBidi"/>
        </w:rPr>
        <w:t>MSDKRemote</w:t>
      </w:r>
      <w:proofErr w:type="spellEnd"/>
      <w:r w:rsidRPr="0069510F">
        <w:rPr>
          <w:rFonts w:asciiTheme="minorBidi" w:hAnsiTheme="minorBidi" w:cstheme="minorBidi"/>
        </w:rPr>
        <w:t xml:space="preserve"> </w:t>
      </w:r>
      <w:r w:rsidRPr="0069510F">
        <w:rPr>
          <w:rFonts w:asciiTheme="minorBidi" w:hAnsiTheme="minorBidi" w:cstheme="minorBidi"/>
          <w:rtl/>
        </w:rPr>
        <w:t>לשליטה מרחוק ברחפן. הפקודות נשלחו דרך</w:t>
      </w:r>
      <w:r w:rsidRPr="0069510F">
        <w:rPr>
          <w:rFonts w:asciiTheme="minorBidi" w:hAnsiTheme="minorBidi" w:cstheme="minorBidi"/>
        </w:rPr>
        <w:t xml:space="preserve"> </w:t>
      </w:r>
      <w:proofErr w:type="spellStart"/>
      <w:r w:rsidRPr="0069510F">
        <w:rPr>
          <w:rFonts w:asciiTheme="minorBidi" w:hAnsiTheme="minorBidi" w:cstheme="minorBidi"/>
        </w:rPr>
        <w:t>pyserial</w:t>
      </w:r>
      <w:proofErr w:type="spellEnd"/>
      <w:r w:rsidRPr="0069510F">
        <w:rPr>
          <w:rFonts w:asciiTheme="minorBidi" w:hAnsiTheme="minorBidi" w:cstheme="minorBidi"/>
        </w:rPr>
        <w:t xml:space="preserve"> </w:t>
      </w:r>
      <w:r w:rsidRPr="0069510F">
        <w:rPr>
          <w:rFonts w:asciiTheme="minorBidi" w:hAnsiTheme="minorBidi" w:cstheme="minorBidi"/>
          <w:rtl/>
        </w:rPr>
        <w:t>בהתאם למידע שהתקבל בזמן אמת מהחיישנים</w:t>
      </w:r>
      <w:r w:rsidRPr="0069510F">
        <w:rPr>
          <w:rFonts w:asciiTheme="minorBidi" w:hAnsiTheme="minorBidi" w:cstheme="minorBidi"/>
          <w:b/>
          <w:bCs/>
        </w:rPr>
        <w:t>.</w:t>
      </w:r>
    </w:p>
    <w:p w14:paraId="7549E970" w14:textId="77777777" w:rsidR="001D16A3" w:rsidRPr="001D16A3" w:rsidRDefault="001D16A3" w:rsidP="001D16A3">
      <w:pPr>
        <w:pStyle w:val="a9"/>
        <w:numPr>
          <w:ilvl w:val="0"/>
          <w:numId w:val="4"/>
        </w:numPr>
        <w:bidi/>
        <w:spacing w:before="120" w:after="120" w:line="276" w:lineRule="auto"/>
        <w:jc w:val="both"/>
        <w:rPr>
          <w:rFonts w:asciiTheme="minorBidi" w:hAnsiTheme="minorBidi" w:cstheme="minorBidi"/>
          <w:b/>
          <w:bCs/>
        </w:rPr>
      </w:pPr>
      <w:r w:rsidRPr="001D16A3">
        <w:rPr>
          <w:rFonts w:asciiTheme="minorBidi" w:hAnsiTheme="minorBidi" w:cstheme="minorBidi"/>
          <w:b/>
          <w:bCs/>
          <w:rtl/>
        </w:rPr>
        <w:t xml:space="preserve">שלב חומרה: </w:t>
      </w:r>
      <w:r w:rsidRPr="001D16A3">
        <w:rPr>
          <w:rFonts w:asciiTheme="minorBidi" w:hAnsiTheme="minorBidi" w:cstheme="minorBidi" w:hint="cs"/>
          <w:rtl/>
        </w:rPr>
        <w:t>ביצוע</w:t>
      </w:r>
      <w:r w:rsidRPr="001D16A3">
        <w:rPr>
          <w:rFonts w:asciiTheme="minorBidi" w:hAnsiTheme="minorBidi" w:cstheme="minorBidi"/>
          <w:rtl/>
        </w:rPr>
        <w:t xml:space="preserve"> חיבור בין החיישנים ל-</w:t>
      </w:r>
      <w:r w:rsidRPr="001D16A3">
        <w:rPr>
          <w:rFonts w:asciiTheme="minorBidi" w:hAnsiTheme="minorBidi" w:cstheme="minorBidi"/>
        </w:rPr>
        <w:t>Arduino</w:t>
      </w:r>
      <w:r w:rsidRPr="001D16A3">
        <w:rPr>
          <w:rFonts w:asciiTheme="minorBidi" w:hAnsiTheme="minorBidi" w:cstheme="minorBidi"/>
          <w:rtl/>
        </w:rPr>
        <w:t xml:space="preserve"> </w:t>
      </w:r>
      <w:r w:rsidRPr="001D16A3">
        <w:rPr>
          <w:rFonts w:asciiTheme="minorBidi" w:hAnsiTheme="minorBidi" w:cstheme="minorBidi" w:hint="cs"/>
          <w:rtl/>
        </w:rPr>
        <w:t>ופיתוח</w:t>
      </w:r>
      <w:r w:rsidRPr="001D16A3">
        <w:rPr>
          <w:rFonts w:asciiTheme="minorBidi" w:hAnsiTheme="minorBidi" w:cstheme="minorBidi"/>
          <w:rtl/>
        </w:rPr>
        <w:t xml:space="preserve"> ממשק קריאת נתונים.</w:t>
      </w:r>
    </w:p>
    <w:p w14:paraId="3BE4F134" w14:textId="77777777" w:rsidR="0069510F" w:rsidRPr="0069510F" w:rsidRDefault="001D16A3" w:rsidP="0069510F">
      <w:pPr>
        <w:pStyle w:val="a9"/>
        <w:numPr>
          <w:ilvl w:val="0"/>
          <w:numId w:val="4"/>
        </w:numPr>
        <w:bidi/>
        <w:spacing w:before="120" w:after="120" w:line="276" w:lineRule="auto"/>
        <w:jc w:val="both"/>
        <w:rPr>
          <w:rFonts w:asciiTheme="minorBidi" w:hAnsiTheme="minorBidi" w:cstheme="minorBidi"/>
          <w:b/>
          <w:bCs/>
        </w:rPr>
      </w:pPr>
      <w:r w:rsidRPr="001D16A3">
        <w:rPr>
          <w:rFonts w:asciiTheme="minorBidi" w:hAnsiTheme="minorBidi" w:cstheme="minorBidi"/>
          <w:b/>
          <w:bCs/>
          <w:rtl/>
        </w:rPr>
        <w:t xml:space="preserve">שלב תוכנה: </w:t>
      </w:r>
      <w:r w:rsidRPr="001D16A3">
        <w:rPr>
          <w:rFonts w:asciiTheme="minorBidi" w:hAnsiTheme="minorBidi" w:cstheme="minorBidi" w:hint="cs"/>
          <w:rtl/>
        </w:rPr>
        <w:t>כתיבת</w:t>
      </w:r>
      <w:r w:rsidRPr="001D16A3">
        <w:rPr>
          <w:rFonts w:asciiTheme="minorBidi" w:hAnsiTheme="minorBidi" w:cstheme="minorBidi"/>
          <w:rtl/>
        </w:rPr>
        <w:t xml:space="preserve"> קוד </w:t>
      </w:r>
      <w:r w:rsidRPr="001D16A3">
        <w:rPr>
          <w:rFonts w:asciiTheme="minorBidi" w:hAnsiTheme="minorBidi" w:cstheme="minorBidi"/>
        </w:rPr>
        <w:t>Python</w:t>
      </w:r>
      <w:r w:rsidRPr="001D16A3">
        <w:rPr>
          <w:rFonts w:asciiTheme="minorBidi" w:hAnsiTheme="minorBidi" w:cstheme="minorBidi"/>
          <w:rtl/>
        </w:rPr>
        <w:t xml:space="preserve"> לשליטה ברחפן תוך שימוש ב-אפליקציית </w:t>
      </w:r>
      <w:proofErr w:type="spellStart"/>
      <w:r w:rsidRPr="001D16A3">
        <w:rPr>
          <w:rFonts w:asciiTheme="minorBidi" w:hAnsiTheme="minorBidi" w:cstheme="minorBidi"/>
        </w:rPr>
        <w:t>MSDKRemote</w:t>
      </w:r>
      <w:proofErr w:type="spellEnd"/>
      <w:r w:rsidRPr="001D16A3">
        <w:rPr>
          <w:rFonts w:asciiTheme="minorBidi" w:hAnsiTheme="minorBidi" w:cstheme="minorBidi"/>
        </w:rPr>
        <w:t xml:space="preserve"> </w:t>
      </w:r>
      <w:r w:rsidRPr="001D16A3">
        <w:rPr>
          <w:rFonts w:asciiTheme="minorBidi" w:hAnsiTheme="minorBidi" w:cstheme="minorBidi"/>
          <w:rtl/>
        </w:rPr>
        <w:t>וב-</w:t>
      </w:r>
      <w:proofErr w:type="spellStart"/>
      <w:r w:rsidRPr="001D16A3">
        <w:rPr>
          <w:rFonts w:asciiTheme="minorBidi" w:hAnsiTheme="minorBidi" w:cstheme="minorBidi"/>
        </w:rPr>
        <w:t>pyserial</w:t>
      </w:r>
      <w:proofErr w:type="spellEnd"/>
      <w:r w:rsidRPr="001D16A3">
        <w:rPr>
          <w:rFonts w:asciiTheme="minorBidi" w:hAnsiTheme="minorBidi" w:cstheme="minorBidi"/>
          <w:rtl/>
        </w:rPr>
        <w:t xml:space="preserve"> להעברת נתוני חיישנים. </w:t>
      </w:r>
    </w:p>
    <w:p w14:paraId="6B77E95C" w14:textId="59062B49" w:rsidR="0069510F" w:rsidRPr="0069510F" w:rsidRDefault="0069510F" w:rsidP="0069510F">
      <w:pPr>
        <w:pStyle w:val="a9"/>
        <w:numPr>
          <w:ilvl w:val="0"/>
          <w:numId w:val="4"/>
        </w:numPr>
        <w:bidi/>
        <w:spacing w:before="120" w:after="120" w:line="276" w:lineRule="auto"/>
        <w:jc w:val="both"/>
        <w:rPr>
          <w:rFonts w:asciiTheme="minorBidi" w:hAnsiTheme="minorBidi" w:cstheme="minorBidi"/>
          <w:b/>
          <w:bCs/>
          <w:rtl/>
        </w:rPr>
      </w:pPr>
      <w:proofErr w:type="spellStart"/>
      <w:r>
        <w:rPr>
          <w:rFonts w:asciiTheme="minorBidi" w:hAnsiTheme="minorBidi" w:cstheme="minorBidi" w:hint="cs"/>
          <w:b/>
          <w:bCs/>
          <w:rtl/>
        </w:rPr>
        <w:t>ב</w:t>
      </w:r>
      <w:r w:rsidRPr="0069510F">
        <w:rPr>
          <w:rFonts w:asciiTheme="minorBidi" w:hAnsiTheme="minorBidi" w:cs="Arial"/>
          <w:rtl/>
        </w:rPr>
        <w:t>האלגוריתם</w:t>
      </w:r>
      <w:proofErr w:type="spellEnd"/>
      <w:r w:rsidRPr="0069510F">
        <w:rPr>
          <w:rFonts w:asciiTheme="minorBidi" w:hAnsiTheme="minorBidi" w:cs="Arial"/>
          <w:rtl/>
        </w:rPr>
        <w:t xml:space="preserve"> מזהה ירידה פתאומית במרחק מלפנים וממטה (באמצעות שני החיישנים) ומתרגם זאת לזיהוי מדרגה. עם קבלת האות, </w:t>
      </w:r>
      <w:proofErr w:type="spellStart"/>
      <w:r w:rsidRPr="0069510F">
        <w:rPr>
          <w:rFonts w:asciiTheme="minorBidi" w:hAnsiTheme="minorBidi" w:cs="Arial"/>
          <w:rtl/>
        </w:rPr>
        <w:t>הרחפן</w:t>
      </w:r>
      <w:proofErr w:type="spellEnd"/>
      <w:r w:rsidRPr="0069510F">
        <w:rPr>
          <w:rFonts w:asciiTheme="minorBidi" w:hAnsiTheme="minorBidi" w:cs="Arial"/>
          <w:rtl/>
        </w:rPr>
        <w:t xml:space="preserve"> מעלה את גובהו בהתאם למידע שנמדד בעבר.</w:t>
      </w:r>
    </w:p>
    <w:p w14:paraId="5DA2B6ED" w14:textId="77777777" w:rsidR="00C01082" w:rsidRDefault="001D16A3" w:rsidP="00C01082">
      <w:pPr>
        <w:bidi/>
        <w:spacing w:before="120" w:after="120" w:line="276" w:lineRule="auto"/>
        <w:ind w:left="360"/>
        <w:jc w:val="both"/>
        <w:rPr>
          <w:rFonts w:asciiTheme="minorBidi" w:hAnsiTheme="minorBidi" w:cstheme="minorBidi"/>
          <w:b/>
          <w:bCs/>
          <w:rtl/>
        </w:rPr>
      </w:pPr>
      <w:r w:rsidRPr="00973E76">
        <w:rPr>
          <w:rFonts w:asciiTheme="minorBidi" w:hAnsiTheme="minorBidi" w:cstheme="minorBidi"/>
          <w:b/>
          <w:bCs/>
          <w:rtl/>
        </w:rPr>
        <w:t>ניסוי ובדיקה:</w:t>
      </w:r>
    </w:p>
    <w:p w14:paraId="708F8496" w14:textId="707F45B9" w:rsidR="00C01082" w:rsidRPr="00C01082" w:rsidRDefault="00C01082" w:rsidP="00C01082">
      <w:pPr>
        <w:pStyle w:val="a9"/>
        <w:numPr>
          <w:ilvl w:val="0"/>
          <w:numId w:val="8"/>
        </w:numPr>
        <w:bidi/>
        <w:spacing w:before="120" w:after="120" w:line="276" w:lineRule="auto"/>
        <w:jc w:val="both"/>
        <w:rPr>
          <w:rFonts w:asciiTheme="minorBidi" w:hAnsiTheme="minorBidi" w:cstheme="minorBidi"/>
          <w:b/>
          <w:bCs/>
          <w:rtl/>
        </w:rPr>
      </w:pPr>
      <w:r w:rsidRPr="00C01082">
        <w:rPr>
          <w:rFonts w:asciiTheme="minorBidi" w:hAnsiTheme="minorBidi" w:cstheme="minorBidi"/>
          <w:rtl/>
        </w:rPr>
        <w:t xml:space="preserve">בוצעו מספר ניסויים בסביבה מבוקרת. תחילה נבדקה תגובת </w:t>
      </w:r>
      <w:proofErr w:type="spellStart"/>
      <w:r w:rsidRPr="00C01082">
        <w:rPr>
          <w:rFonts w:asciiTheme="minorBidi" w:hAnsiTheme="minorBidi" w:cstheme="minorBidi"/>
          <w:rtl/>
        </w:rPr>
        <w:t>הרחפן</w:t>
      </w:r>
      <w:proofErr w:type="spellEnd"/>
      <w:r w:rsidRPr="00C01082">
        <w:rPr>
          <w:rFonts w:asciiTheme="minorBidi" w:hAnsiTheme="minorBidi" w:cstheme="minorBidi"/>
          <w:rtl/>
        </w:rPr>
        <w:t xml:space="preserve"> למדרגה בודדת. לאחר תיקוני אלגוריתם ובקרת דיוק, בוצע ניסוי טיפוס על פני שלוש מדרגות רציפות. תועדו מדדי זמן תגובה, יציבות גובה, ושיעור זיהוי מדרגות מוצלח</w:t>
      </w:r>
      <w:r w:rsidRPr="00C01082">
        <w:rPr>
          <w:rFonts w:asciiTheme="minorBidi" w:hAnsiTheme="minorBidi" w:cstheme="minorBidi"/>
        </w:rPr>
        <w:t>.</w:t>
      </w:r>
    </w:p>
    <w:p w14:paraId="5C586A4B" w14:textId="66A8B0B2" w:rsidR="001D16A3" w:rsidRPr="00973E76" w:rsidRDefault="001D16A3" w:rsidP="00C01082">
      <w:pPr>
        <w:bidi/>
        <w:spacing w:before="120" w:after="120" w:line="276" w:lineRule="auto"/>
        <w:ind w:left="360"/>
        <w:jc w:val="both"/>
        <w:rPr>
          <w:rFonts w:asciiTheme="minorBidi" w:hAnsiTheme="minorBidi" w:cstheme="minorBidi"/>
          <w:b/>
          <w:bCs/>
        </w:rPr>
      </w:pPr>
      <w:r w:rsidRPr="00973E76">
        <w:rPr>
          <w:rFonts w:asciiTheme="minorBidi" w:hAnsiTheme="minorBidi" w:cstheme="minorBidi"/>
          <w:b/>
          <w:bCs/>
          <w:rtl/>
        </w:rPr>
        <w:t>כלים ושפות לביצוע הפרויקט:</w:t>
      </w:r>
    </w:p>
    <w:p w14:paraId="46F2A7C5" w14:textId="77777777" w:rsidR="001D16A3" w:rsidRPr="001D16A3" w:rsidRDefault="001D16A3" w:rsidP="001D16A3">
      <w:pPr>
        <w:pStyle w:val="a9"/>
        <w:numPr>
          <w:ilvl w:val="0"/>
          <w:numId w:val="4"/>
        </w:numPr>
        <w:bidi/>
        <w:spacing w:before="120" w:after="120" w:line="276" w:lineRule="auto"/>
        <w:jc w:val="both"/>
        <w:rPr>
          <w:rFonts w:asciiTheme="minorBidi" w:hAnsiTheme="minorBidi" w:cstheme="minorBidi"/>
        </w:rPr>
      </w:pPr>
      <w:r w:rsidRPr="001D16A3">
        <w:rPr>
          <w:rFonts w:asciiTheme="minorBidi" w:hAnsiTheme="minorBidi" w:cstheme="minorBidi"/>
          <w:b/>
          <w:bCs/>
          <w:rtl/>
        </w:rPr>
        <w:t>חומרה:</w:t>
      </w:r>
      <w:r w:rsidRPr="001D16A3">
        <w:rPr>
          <w:rFonts w:asciiTheme="minorBidi" w:hAnsiTheme="minorBidi" w:cstheme="minorBidi"/>
          <w:rtl/>
        </w:rPr>
        <w:t xml:space="preserve"> רחפן, חיישני מרחק, </w:t>
      </w:r>
      <w:r w:rsidRPr="001D16A3">
        <w:rPr>
          <w:rFonts w:asciiTheme="minorBidi" w:hAnsiTheme="minorBidi" w:cstheme="minorBidi"/>
        </w:rPr>
        <w:t>Arduino</w:t>
      </w:r>
      <w:r w:rsidRPr="001D16A3">
        <w:rPr>
          <w:rFonts w:asciiTheme="minorBidi" w:hAnsiTheme="minorBidi" w:cstheme="minorBidi"/>
          <w:rtl/>
        </w:rPr>
        <w:t>.</w:t>
      </w:r>
    </w:p>
    <w:p w14:paraId="661B1950" w14:textId="77777777" w:rsidR="001D16A3" w:rsidRPr="001D16A3" w:rsidRDefault="001D16A3" w:rsidP="001D16A3">
      <w:pPr>
        <w:pStyle w:val="a9"/>
        <w:numPr>
          <w:ilvl w:val="0"/>
          <w:numId w:val="4"/>
        </w:numPr>
        <w:bidi/>
        <w:spacing w:before="120" w:after="120" w:line="276" w:lineRule="auto"/>
        <w:jc w:val="both"/>
        <w:rPr>
          <w:rFonts w:asciiTheme="minorBidi" w:hAnsiTheme="minorBidi" w:cstheme="minorBidi"/>
        </w:rPr>
      </w:pPr>
      <w:r w:rsidRPr="001D16A3">
        <w:rPr>
          <w:rFonts w:asciiTheme="minorBidi" w:hAnsiTheme="minorBidi" w:cstheme="minorBidi"/>
          <w:b/>
          <w:bCs/>
          <w:rtl/>
        </w:rPr>
        <w:t>תוכנה:</w:t>
      </w:r>
      <w:r w:rsidRPr="001D16A3">
        <w:rPr>
          <w:rFonts w:asciiTheme="minorBidi" w:hAnsiTheme="minorBidi" w:cstheme="minorBidi"/>
          <w:rtl/>
        </w:rPr>
        <w:t xml:space="preserve"> </w:t>
      </w:r>
      <w:r w:rsidRPr="001D16A3">
        <w:rPr>
          <w:rFonts w:asciiTheme="minorBidi" w:hAnsiTheme="minorBidi" w:cstheme="minorBidi"/>
        </w:rPr>
        <w:t>Python</w:t>
      </w:r>
      <w:r w:rsidRPr="001D16A3">
        <w:rPr>
          <w:rFonts w:asciiTheme="minorBidi" w:hAnsiTheme="minorBidi" w:cstheme="minorBidi"/>
          <w:rtl/>
        </w:rPr>
        <w:t xml:space="preserve"> (כולל אפליקציית </w:t>
      </w:r>
      <w:r w:rsidRPr="001D16A3">
        <w:rPr>
          <w:rFonts w:asciiTheme="minorBidi" w:hAnsiTheme="minorBidi" w:cstheme="minorBidi"/>
        </w:rPr>
        <w:t xml:space="preserve"> </w:t>
      </w:r>
      <w:proofErr w:type="spellStart"/>
      <w:r w:rsidRPr="001D16A3">
        <w:rPr>
          <w:rFonts w:asciiTheme="minorBidi" w:hAnsiTheme="minorBidi" w:cstheme="minorBidi"/>
        </w:rPr>
        <w:t>MSDKRemote</w:t>
      </w:r>
      <w:proofErr w:type="spellEnd"/>
      <w:r w:rsidRPr="001D16A3">
        <w:rPr>
          <w:rFonts w:asciiTheme="minorBidi" w:hAnsiTheme="minorBidi" w:cstheme="minorBidi"/>
          <w:rtl/>
        </w:rPr>
        <w:t>ו-</w:t>
      </w:r>
      <w:proofErr w:type="spellStart"/>
      <w:r w:rsidRPr="001D16A3">
        <w:rPr>
          <w:rFonts w:asciiTheme="minorBidi" w:hAnsiTheme="minorBidi" w:cstheme="minorBidi"/>
        </w:rPr>
        <w:t>pyserial</w:t>
      </w:r>
      <w:proofErr w:type="spellEnd"/>
      <w:r w:rsidRPr="001D16A3">
        <w:rPr>
          <w:rFonts w:asciiTheme="minorBidi" w:hAnsiTheme="minorBidi" w:cstheme="minorBidi"/>
          <w:rtl/>
        </w:rPr>
        <w:t xml:space="preserve">), </w:t>
      </w:r>
      <w:r w:rsidRPr="001D16A3">
        <w:rPr>
          <w:rFonts w:asciiTheme="minorBidi" w:hAnsiTheme="minorBidi" w:cstheme="minorBidi"/>
        </w:rPr>
        <w:t>Arduino IDE</w:t>
      </w:r>
      <w:r w:rsidRPr="001D16A3">
        <w:rPr>
          <w:rFonts w:asciiTheme="minorBidi" w:hAnsiTheme="minorBidi" w:cstheme="minorBidi"/>
          <w:rtl/>
        </w:rPr>
        <w:t>.</w:t>
      </w:r>
    </w:p>
    <w:p w14:paraId="38A70FB8" w14:textId="77777777" w:rsidR="001D16A3" w:rsidRPr="00973E76" w:rsidRDefault="001D16A3" w:rsidP="00973E76">
      <w:pPr>
        <w:bidi/>
        <w:spacing w:before="120" w:after="120" w:line="276" w:lineRule="auto"/>
        <w:ind w:left="360"/>
        <w:jc w:val="both"/>
        <w:rPr>
          <w:rFonts w:asciiTheme="minorBidi" w:hAnsiTheme="minorBidi" w:cstheme="minorBidi"/>
          <w:rtl/>
        </w:rPr>
      </w:pPr>
      <w:r w:rsidRPr="00973E76">
        <w:rPr>
          <w:rFonts w:asciiTheme="minorBidi" w:hAnsiTheme="minorBidi" w:cstheme="minorBidi"/>
          <w:b/>
          <w:bCs/>
          <w:rtl/>
        </w:rPr>
        <w:t>פלטפורמות:</w:t>
      </w:r>
      <w:r w:rsidRPr="00973E76">
        <w:rPr>
          <w:rFonts w:asciiTheme="minorBidi" w:hAnsiTheme="minorBidi" w:cstheme="minorBidi"/>
          <w:rtl/>
        </w:rPr>
        <w:t xml:space="preserve"> </w:t>
      </w:r>
      <w:r w:rsidRPr="00973E76">
        <w:rPr>
          <w:rFonts w:asciiTheme="minorBidi" w:hAnsiTheme="minorBidi" w:cstheme="minorBidi"/>
        </w:rPr>
        <w:t>PC</w:t>
      </w:r>
      <w:r w:rsidRPr="00973E76">
        <w:rPr>
          <w:rFonts w:asciiTheme="minorBidi" w:hAnsiTheme="minorBidi" w:cstheme="minorBidi"/>
          <w:rtl/>
        </w:rPr>
        <w:t xml:space="preserve"> עם מערכת הפעלה </w:t>
      </w:r>
      <w:r w:rsidRPr="00973E76">
        <w:rPr>
          <w:rFonts w:asciiTheme="minorBidi" w:hAnsiTheme="minorBidi" w:cstheme="minorBidi"/>
        </w:rPr>
        <w:t>Windows</w:t>
      </w:r>
      <w:r w:rsidRPr="00973E76">
        <w:rPr>
          <w:rFonts w:asciiTheme="minorBidi" w:hAnsiTheme="minorBidi" w:cstheme="minorBidi"/>
          <w:rtl/>
        </w:rPr>
        <w:t xml:space="preserve"> או </w:t>
      </w:r>
      <w:r w:rsidRPr="00973E76">
        <w:rPr>
          <w:rFonts w:asciiTheme="minorBidi" w:hAnsiTheme="minorBidi" w:cstheme="minorBidi"/>
        </w:rPr>
        <w:t>Linux</w:t>
      </w:r>
      <w:r w:rsidRPr="00973E76">
        <w:rPr>
          <w:rFonts w:asciiTheme="minorBidi" w:hAnsiTheme="minorBidi" w:cstheme="minorBidi"/>
          <w:rtl/>
        </w:rPr>
        <w:t xml:space="preserve"> לבדיקת נתונים וביצוע סימולציות</w:t>
      </w:r>
      <w:r w:rsidRPr="00973E76">
        <w:rPr>
          <w:rFonts w:asciiTheme="minorBidi" w:hAnsiTheme="minorBidi" w:cstheme="minorBidi" w:hint="cs"/>
          <w:rtl/>
        </w:rPr>
        <w:t>.</w:t>
      </w:r>
    </w:p>
    <w:p w14:paraId="2A52D122" w14:textId="2CE86273" w:rsidR="001D16A3" w:rsidRDefault="005D18CF" w:rsidP="005D18CF">
      <w:pPr>
        <w:bidi/>
        <w:spacing w:after="200" w:line="276" w:lineRule="auto"/>
        <w:rPr>
          <w:rFonts w:asciiTheme="minorBidi" w:hAnsiTheme="minorBidi" w:cstheme="minorBidi"/>
          <w:rtl/>
        </w:rPr>
      </w:pPr>
      <w:r w:rsidRPr="005D18CF">
        <w:rPr>
          <w:rFonts w:asciiTheme="minorBidi" w:hAnsiTheme="minorBidi" w:cstheme="minorBidi"/>
          <w:rtl/>
        </w:rPr>
        <w:lastRenderedPageBreak/>
        <w:t>באמצעות שילוב של תכנון מוקדם, סימולציה ממוחשבת, ובדיקות מעבדה – התאפשר מימוש מערכת אוטונומית יציבה לביצוע משימה מורכבת של טיפוס מדרגות. השילוב בין תיאוריה, תכנון, ויישום בשטח היווה את הבסיס להצלחת הפרויקט</w:t>
      </w:r>
    </w:p>
    <w:p w14:paraId="08639A4A" w14:textId="77777777" w:rsidR="00925C74" w:rsidRPr="00191269" w:rsidRDefault="00925C74" w:rsidP="00925C74">
      <w:pPr>
        <w:bidi/>
        <w:spacing w:after="200" w:line="276" w:lineRule="auto"/>
        <w:rPr>
          <w:rFonts w:asciiTheme="minorBidi" w:hAnsiTheme="minorBidi" w:cstheme="minorBidi"/>
          <w:rtl/>
        </w:rPr>
      </w:pPr>
    </w:p>
    <w:p w14:paraId="7FC085AB" w14:textId="28224E43" w:rsidR="00925C74" w:rsidRPr="00255CB8" w:rsidRDefault="00925C74" w:rsidP="00255CB8">
      <w:pPr>
        <w:pStyle w:val="a9"/>
        <w:numPr>
          <w:ilvl w:val="0"/>
          <w:numId w:val="9"/>
        </w:numPr>
        <w:bidi/>
        <w:spacing w:after="200" w:line="276" w:lineRule="auto"/>
        <w:rPr>
          <w:rFonts w:asciiTheme="minorBidi" w:hAnsiTheme="minorBidi" w:cstheme="minorBidi"/>
          <w:b/>
          <w:bCs/>
          <w:kern w:val="28"/>
          <w:sz w:val="32"/>
          <w:szCs w:val="32"/>
          <w:rtl/>
        </w:rPr>
      </w:pPr>
      <w:r w:rsidRPr="00255CB8">
        <w:rPr>
          <w:rFonts w:asciiTheme="minorBidi" w:hAnsiTheme="minorBidi" w:cstheme="minorBidi" w:hint="cs"/>
          <w:b/>
          <w:bCs/>
          <w:kern w:val="28"/>
          <w:sz w:val="32"/>
          <w:szCs w:val="32"/>
          <w:rtl/>
        </w:rPr>
        <w:t>מימוש</w:t>
      </w:r>
    </w:p>
    <w:p w14:paraId="4A96696F" w14:textId="7ACFE33D" w:rsidR="00925C74" w:rsidRDefault="00925C74" w:rsidP="00925C74">
      <w:pPr>
        <w:bidi/>
        <w:spacing w:after="200" w:line="276" w:lineRule="auto"/>
        <w:rPr>
          <w:rFonts w:asciiTheme="minorBidi" w:hAnsiTheme="minorBidi" w:cstheme="minorBidi"/>
          <w:rtl/>
        </w:rPr>
      </w:pPr>
      <w:r w:rsidRPr="00925C74">
        <w:rPr>
          <w:rFonts w:asciiTheme="minorBidi" w:hAnsiTheme="minorBidi" w:cstheme="minorBidi"/>
          <w:rtl/>
        </w:rPr>
        <w:t xml:space="preserve">בפרק זה יוצג תיאור מפורט של המימוש ההנדסי של הפרויקט, הכולל את הרכיבים </w:t>
      </w:r>
      <w:proofErr w:type="spellStart"/>
      <w:r w:rsidRPr="00925C74">
        <w:rPr>
          <w:rFonts w:asciiTheme="minorBidi" w:hAnsiTheme="minorBidi" w:cstheme="minorBidi"/>
          <w:rtl/>
        </w:rPr>
        <w:t>החומרתיים</w:t>
      </w:r>
      <w:proofErr w:type="spellEnd"/>
      <w:r w:rsidRPr="00925C74">
        <w:rPr>
          <w:rFonts w:asciiTheme="minorBidi" w:hAnsiTheme="minorBidi" w:cstheme="minorBidi"/>
          <w:rtl/>
        </w:rPr>
        <w:t xml:space="preserve"> ואת המערכת </w:t>
      </w:r>
      <w:proofErr w:type="spellStart"/>
      <w:r w:rsidRPr="00925C74">
        <w:rPr>
          <w:rFonts w:asciiTheme="minorBidi" w:hAnsiTheme="minorBidi" w:cstheme="minorBidi"/>
          <w:rtl/>
        </w:rPr>
        <w:t>התוכנתית</w:t>
      </w:r>
      <w:proofErr w:type="spellEnd"/>
      <w:r w:rsidRPr="00925C74">
        <w:rPr>
          <w:rFonts w:asciiTheme="minorBidi" w:hAnsiTheme="minorBidi" w:cstheme="minorBidi"/>
          <w:rtl/>
        </w:rPr>
        <w:t xml:space="preserve"> שפותחה. המימוש בוצע תוך שיקול מגבלות משקל, ביצועים, עלות, ויכולת שילוב בין רכיבי החומרה והתוכנה, וכן תוך שמירה על יציבות ותגובה מהירה בזמן אמת</w:t>
      </w:r>
      <w:r w:rsidRPr="00925C74">
        <w:rPr>
          <w:rFonts w:asciiTheme="minorBidi" w:hAnsiTheme="minorBidi" w:cstheme="minorBidi"/>
        </w:rPr>
        <w:t>.</w:t>
      </w:r>
    </w:p>
    <w:p w14:paraId="371C8812" w14:textId="6DDBE4B9" w:rsidR="00191269" w:rsidRPr="00255CB8" w:rsidRDefault="00191269" w:rsidP="00255CB8">
      <w:pPr>
        <w:pStyle w:val="a9"/>
        <w:numPr>
          <w:ilvl w:val="1"/>
          <w:numId w:val="9"/>
        </w:numPr>
        <w:bidi/>
        <w:spacing w:after="200" w:line="276" w:lineRule="auto"/>
        <w:rPr>
          <w:rFonts w:asciiTheme="minorBidi" w:hAnsiTheme="minorBidi" w:cstheme="minorBidi"/>
          <w:b/>
          <w:bCs/>
        </w:rPr>
      </w:pPr>
      <w:r w:rsidRPr="00255CB8">
        <w:rPr>
          <w:rFonts w:asciiTheme="minorBidi" w:hAnsiTheme="minorBidi" w:cstheme="minorBidi"/>
          <w:b/>
          <w:bCs/>
          <w:rtl/>
        </w:rPr>
        <w:t>תיאור חומרה</w:t>
      </w:r>
    </w:p>
    <w:p w14:paraId="5C9CEAB6" w14:textId="77777777" w:rsidR="00191269" w:rsidRPr="00191269" w:rsidRDefault="00191269" w:rsidP="00191269">
      <w:pPr>
        <w:bidi/>
        <w:spacing w:after="200" w:line="276" w:lineRule="auto"/>
        <w:rPr>
          <w:rFonts w:asciiTheme="minorBidi" w:hAnsiTheme="minorBidi" w:cstheme="minorBidi"/>
        </w:rPr>
      </w:pPr>
      <w:r w:rsidRPr="00191269">
        <w:rPr>
          <w:rFonts w:asciiTheme="minorBidi" w:hAnsiTheme="minorBidi" w:cstheme="minorBidi"/>
          <w:rtl/>
        </w:rPr>
        <w:t>המערכת הפיזית שנבנתה כללה שילוב של מספר רכיבי חומרה, שנבחרו בקפידה בהתאם לדרישות הפרויקט</w:t>
      </w:r>
      <w:r w:rsidRPr="00191269">
        <w:rPr>
          <w:rFonts w:asciiTheme="minorBidi" w:hAnsiTheme="minorBidi" w:cstheme="minorBidi"/>
        </w:rPr>
        <w:t>:</w:t>
      </w:r>
    </w:p>
    <w:p w14:paraId="46F18FEF" w14:textId="77777777" w:rsidR="00255CB8" w:rsidRPr="00255CB8" w:rsidRDefault="00255CB8" w:rsidP="00255CB8">
      <w:pPr>
        <w:numPr>
          <w:ilvl w:val="0"/>
          <w:numId w:val="10"/>
        </w:numPr>
        <w:bidi/>
        <w:spacing w:after="200" w:line="276" w:lineRule="auto"/>
        <w:rPr>
          <w:rFonts w:asciiTheme="minorBidi" w:hAnsiTheme="minorBidi" w:cstheme="minorBidi"/>
        </w:rPr>
      </w:pPr>
      <w:r w:rsidRPr="00255CB8">
        <w:rPr>
          <w:rFonts w:asciiTheme="minorBidi" w:hAnsiTheme="minorBidi" w:cstheme="minorBidi"/>
          <w:b/>
          <w:bCs/>
          <w:rtl/>
        </w:rPr>
        <w:t>רחפן</w:t>
      </w:r>
      <w:r w:rsidRPr="00255CB8">
        <w:rPr>
          <w:rFonts w:asciiTheme="minorBidi" w:hAnsiTheme="minorBidi" w:cstheme="minorBidi"/>
          <w:b/>
          <w:bCs/>
        </w:rPr>
        <w:t>:</w:t>
      </w:r>
      <w:r w:rsidRPr="00255CB8">
        <w:rPr>
          <w:rFonts w:asciiTheme="minorBidi" w:hAnsiTheme="minorBidi" w:cstheme="minorBidi"/>
        </w:rPr>
        <w:br/>
      </w:r>
      <w:r w:rsidRPr="00255CB8">
        <w:rPr>
          <w:rFonts w:asciiTheme="minorBidi" w:hAnsiTheme="minorBidi" w:cstheme="minorBidi"/>
          <w:rtl/>
        </w:rPr>
        <w:t>רחפן מדגם</w:t>
      </w:r>
      <w:r w:rsidRPr="00255CB8">
        <w:rPr>
          <w:rFonts w:asciiTheme="minorBidi" w:hAnsiTheme="minorBidi" w:cstheme="minorBidi"/>
        </w:rPr>
        <w:t xml:space="preserve"> DJI Mini 3 Pro </w:t>
      </w:r>
      <w:r w:rsidRPr="00255CB8">
        <w:rPr>
          <w:rFonts w:asciiTheme="minorBidi" w:hAnsiTheme="minorBidi" w:cstheme="minorBidi"/>
          <w:rtl/>
        </w:rPr>
        <w:t xml:space="preserve">נבחר בזכות יציבותו הגבוהה ויכולת נשיאת משקל של עד כ-60 גרם. </w:t>
      </w:r>
      <w:proofErr w:type="spellStart"/>
      <w:r w:rsidRPr="00255CB8">
        <w:rPr>
          <w:rFonts w:asciiTheme="minorBidi" w:hAnsiTheme="minorBidi" w:cstheme="minorBidi"/>
          <w:rtl/>
        </w:rPr>
        <w:t>הרחפן</w:t>
      </w:r>
      <w:proofErr w:type="spellEnd"/>
      <w:r w:rsidRPr="00255CB8">
        <w:rPr>
          <w:rFonts w:asciiTheme="minorBidi" w:hAnsiTheme="minorBidi" w:cstheme="minorBidi"/>
          <w:rtl/>
        </w:rPr>
        <w:t xml:space="preserve"> מהווה את הפלטפורמה העיקרית שעליה הורכבו חיישנים ובקר הבקרה</w:t>
      </w:r>
      <w:r w:rsidRPr="00255CB8">
        <w:rPr>
          <w:rFonts w:asciiTheme="minorBidi" w:hAnsiTheme="minorBidi" w:cstheme="minorBidi"/>
        </w:rPr>
        <w:t>.</w:t>
      </w:r>
    </w:p>
    <w:p w14:paraId="3C2BA95A" w14:textId="25FB0DCB" w:rsidR="00255CB8" w:rsidRPr="00255CB8" w:rsidRDefault="00255CB8" w:rsidP="00255CB8">
      <w:pPr>
        <w:numPr>
          <w:ilvl w:val="0"/>
          <w:numId w:val="10"/>
        </w:numPr>
        <w:bidi/>
        <w:spacing w:after="200" w:line="276" w:lineRule="auto"/>
        <w:rPr>
          <w:rFonts w:asciiTheme="minorBidi" w:hAnsiTheme="minorBidi" w:cstheme="minorBidi"/>
        </w:rPr>
      </w:pPr>
      <w:r w:rsidRPr="00255CB8">
        <w:rPr>
          <w:rFonts w:asciiTheme="minorBidi" w:hAnsiTheme="minorBidi" w:cstheme="minorBidi"/>
          <w:b/>
          <w:bCs/>
          <w:rtl/>
        </w:rPr>
        <w:t>בקר עיבוד</w:t>
      </w:r>
      <w:r w:rsidRPr="00255CB8">
        <w:rPr>
          <w:rFonts w:asciiTheme="minorBidi" w:hAnsiTheme="minorBidi" w:cstheme="minorBidi"/>
          <w:b/>
          <w:bCs/>
        </w:rPr>
        <w:t xml:space="preserve"> – Arduino Nano 33 IoT:</w:t>
      </w:r>
      <w:r w:rsidRPr="00255CB8">
        <w:rPr>
          <w:rFonts w:asciiTheme="minorBidi" w:hAnsiTheme="minorBidi" w:cstheme="minorBidi"/>
        </w:rPr>
        <w:br/>
      </w:r>
      <w:r w:rsidRPr="00255CB8">
        <w:rPr>
          <w:rFonts w:asciiTheme="minorBidi" w:hAnsiTheme="minorBidi" w:cstheme="minorBidi"/>
          <w:rtl/>
        </w:rPr>
        <w:t>הלוח נבחר בזכות גודלו הקומפקטי, משקלו הנמוך, והעובדה שהוא כולל ממשקי</w:t>
      </w:r>
      <w:r w:rsidRPr="00255CB8">
        <w:rPr>
          <w:rFonts w:asciiTheme="minorBidi" w:hAnsiTheme="minorBidi" w:cstheme="minorBidi"/>
        </w:rPr>
        <w:t xml:space="preserve"> </w:t>
      </w:r>
      <w:r>
        <w:rPr>
          <w:rFonts w:asciiTheme="minorBidi" w:hAnsiTheme="minorBidi" w:cstheme="minorBidi"/>
        </w:rPr>
        <w:t xml:space="preserve"> </w:t>
      </w:r>
      <w:r w:rsidRPr="00255CB8">
        <w:rPr>
          <w:rFonts w:asciiTheme="minorBidi" w:hAnsiTheme="minorBidi" w:cstheme="minorBidi"/>
        </w:rPr>
        <w:t xml:space="preserve">Wi-Fi </w:t>
      </w:r>
      <w:r>
        <w:rPr>
          <w:rFonts w:asciiTheme="minorBidi" w:hAnsiTheme="minorBidi" w:cstheme="minorBidi" w:hint="cs"/>
          <w:rtl/>
        </w:rPr>
        <w:t xml:space="preserve"> </w:t>
      </w:r>
      <w:r w:rsidRPr="00255CB8">
        <w:rPr>
          <w:rFonts w:asciiTheme="minorBidi" w:hAnsiTheme="minorBidi" w:cstheme="minorBidi"/>
          <w:rtl/>
        </w:rPr>
        <w:t>ו־</w:t>
      </w:r>
      <w:r w:rsidRPr="00255CB8">
        <w:rPr>
          <w:rFonts w:asciiTheme="minorBidi" w:hAnsiTheme="minorBidi" w:cstheme="minorBidi"/>
        </w:rPr>
        <w:t xml:space="preserve">Bluetooth. </w:t>
      </w:r>
      <w:r>
        <w:rPr>
          <w:rFonts w:asciiTheme="minorBidi" w:hAnsiTheme="minorBidi" w:cstheme="minorBidi" w:hint="cs"/>
          <w:rtl/>
        </w:rPr>
        <w:t xml:space="preserve"> </w:t>
      </w:r>
      <w:r w:rsidRPr="00255CB8">
        <w:rPr>
          <w:rFonts w:asciiTheme="minorBidi" w:hAnsiTheme="minorBidi" w:cstheme="minorBidi"/>
          <w:rtl/>
        </w:rPr>
        <w:t>הוא שימש לאיסוף נתונים מהחיישנים ולעיבודם הראשוני</w:t>
      </w:r>
      <w:r w:rsidRPr="00255CB8">
        <w:rPr>
          <w:rFonts w:asciiTheme="minorBidi" w:hAnsiTheme="minorBidi" w:cstheme="minorBidi"/>
        </w:rPr>
        <w:t>.</w:t>
      </w:r>
    </w:p>
    <w:p w14:paraId="720CC041" w14:textId="01115896" w:rsidR="00255CB8" w:rsidRPr="00255CB8" w:rsidRDefault="00255CB8" w:rsidP="00255CB8">
      <w:pPr>
        <w:numPr>
          <w:ilvl w:val="0"/>
          <w:numId w:val="10"/>
        </w:numPr>
        <w:bidi/>
        <w:spacing w:after="200" w:line="276" w:lineRule="auto"/>
        <w:rPr>
          <w:rFonts w:asciiTheme="minorBidi" w:hAnsiTheme="minorBidi" w:cstheme="minorBidi"/>
        </w:rPr>
      </w:pPr>
      <w:r w:rsidRPr="00255CB8">
        <w:rPr>
          <w:rFonts w:asciiTheme="minorBidi" w:hAnsiTheme="minorBidi" w:cstheme="minorBidi"/>
          <w:b/>
          <w:bCs/>
          <w:rtl/>
        </w:rPr>
        <w:t>חיישני מרחק</w:t>
      </w:r>
      <w:r w:rsidRPr="00255CB8">
        <w:rPr>
          <w:rFonts w:asciiTheme="minorBidi" w:hAnsiTheme="minorBidi" w:cstheme="minorBidi"/>
          <w:b/>
          <w:bCs/>
        </w:rPr>
        <w:t>:</w:t>
      </w:r>
      <w:r w:rsidRPr="00255CB8">
        <w:rPr>
          <w:rFonts w:asciiTheme="minorBidi" w:hAnsiTheme="minorBidi" w:cstheme="minorBidi"/>
        </w:rPr>
        <w:br/>
      </w:r>
      <w:r w:rsidRPr="00255CB8">
        <w:rPr>
          <w:rFonts w:asciiTheme="minorBidi" w:hAnsiTheme="minorBidi" w:cstheme="minorBidi"/>
          <w:rtl/>
        </w:rPr>
        <w:t>שני חיישנים מסוג</w:t>
      </w:r>
      <w:r w:rsidRPr="00255CB8">
        <w:rPr>
          <w:rFonts w:asciiTheme="minorBidi" w:hAnsiTheme="minorBidi" w:cstheme="minorBidi"/>
        </w:rPr>
        <w:t xml:space="preserve"> HC-SR04 Ultrasonic Sensor </w:t>
      </w:r>
      <w:r w:rsidRPr="00255CB8">
        <w:rPr>
          <w:rFonts w:asciiTheme="minorBidi" w:hAnsiTheme="minorBidi" w:cstheme="minorBidi"/>
          <w:rtl/>
        </w:rPr>
        <w:t xml:space="preserve">הותקנו – אחד בחזית </w:t>
      </w:r>
      <w:proofErr w:type="spellStart"/>
      <w:r w:rsidRPr="00255CB8">
        <w:rPr>
          <w:rFonts w:asciiTheme="minorBidi" w:hAnsiTheme="minorBidi" w:cstheme="minorBidi"/>
          <w:rtl/>
        </w:rPr>
        <w:t>הרחפן</w:t>
      </w:r>
      <w:proofErr w:type="spellEnd"/>
      <w:r w:rsidRPr="00255CB8">
        <w:rPr>
          <w:rFonts w:asciiTheme="minorBidi" w:hAnsiTheme="minorBidi" w:cstheme="minorBidi"/>
          <w:rtl/>
        </w:rPr>
        <w:t xml:space="preserve"> (לזיהוי מדרגות), והשני בתחתית </w:t>
      </w:r>
      <w:proofErr w:type="spellStart"/>
      <w:r w:rsidRPr="00255CB8">
        <w:rPr>
          <w:rFonts w:asciiTheme="minorBidi" w:hAnsiTheme="minorBidi" w:cstheme="minorBidi"/>
          <w:rtl/>
        </w:rPr>
        <w:t>הרחפן</w:t>
      </w:r>
      <w:proofErr w:type="spellEnd"/>
      <w:r w:rsidRPr="00255CB8">
        <w:rPr>
          <w:rFonts w:asciiTheme="minorBidi" w:hAnsiTheme="minorBidi" w:cstheme="minorBidi"/>
          <w:rtl/>
        </w:rPr>
        <w:t xml:space="preserve"> (למדידת גובה</w:t>
      </w:r>
      <w:r>
        <w:rPr>
          <w:rFonts w:asciiTheme="minorBidi" w:hAnsiTheme="minorBidi" w:cstheme="minorBidi" w:hint="cs"/>
          <w:rtl/>
        </w:rPr>
        <w:t xml:space="preserve"> מהמדרגה</w:t>
      </w:r>
      <w:r w:rsidRPr="00255CB8">
        <w:rPr>
          <w:rFonts w:asciiTheme="minorBidi" w:hAnsiTheme="minorBidi" w:cstheme="minorBidi"/>
          <w:rtl/>
        </w:rPr>
        <w:t>). חיישנים אלה מדדו מרחקים בצורה אמינה וזולה בטווחים הרלוונטיים של מדרגות סטנדרטיות</w:t>
      </w:r>
      <w:r w:rsidRPr="00255CB8">
        <w:rPr>
          <w:rFonts w:asciiTheme="minorBidi" w:hAnsiTheme="minorBidi" w:cstheme="minorBidi"/>
        </w:rPr>
        <w:t>.</w:t>
      </w:r>
    </w:p>
    <w:p w14:paraId="6E38604B" w14:textId="77777777" w:rsidR="00255CB8" w:rsidRPr="00255CB8" w:rsidRDefault="00255CB8" w:rsidP="00255CB8">
      <w:pPr>
        <w:numPr>
          <w:ilvl w:val="0"/>
          <w:numId w:val="10"/>
        </w:numPr>
        <w:bidi/>
        <w:spacing w:after="200" w:line="276" w:lineRule="auto"/>
        <w:rPr>
          <w:rFonts w:asciiTheme="minorBidi" w:hAnsiTheme="minorBidi" w:cstheme="minorBidi"/>
        </w:rPr>
      </w:pPr>
      <w:r w:rsidRPr="00255CB8">
        <w:rPr>
          <w:rFonts w:asciiTheme="minorBidi" w:hAnsiTheme="minorBidi" w:cstheme="minorBidi"/>
          <w:b/>
          <w:bCs/>
          <w:rtl/>
        </w:rPr>
        <w:t>רכיבים נוספים</w:t>
      </w:r>
      <w:r w:rsidRPr="00255CB8">
        <w:rPr>
          <w:rFonts w:asciiTheme="minorBidi" w:hAnsiTheme="minorBidi" w:cstheme="minorBidi"/>
          <w:b/>
          <w:bCs/>
        </w:rPr>
        <w:t>:</w:t>
      </w:r>
    </w:p>
    <w:p w14:paraId="6ECEA05E" w14:textId="77777777" w:rsidR="00255CB8" w:rsidRDefault="00255CB8" w:rsidP="00255CB8">
      <w:pPr>
        <w:numPr>
          <w:ilvl w:val="1"/>
          <w:numId w:val="10"/>
        </w:numPr>
        <w:bidi/>
        <w:spacing w:after="200" w:line="276" w:lineRule="auto"/>
        <w:rPr>
          <w:rFonts w:asciiTheme="minorBidi" w:hAnsiTheme="minorBidi" w:cstheme="minorBidi"/>
        </w:rPr>
      </w:pPr>
      <w:r w:rsidRPr="00255CB8">
        <w:rPr>
          <w:rFonts w:asciiTheme="minorBidi" w:hAnsiTheme="minorBidi" w:cstheme="minorBidi"/>
          <w:rtl/>
        </w:rPr>
        <w:t>נורות</w:t>
      </w:r>
      <w:r w:rsidRPr="00255CB8">
        <w:rPr>
          <w:rFonts w:asciiTheme="minorBidi" w:hAnsiTheme="minorBidi" w:cstheme="minorBidi"/>
        </w:rPr>
        <w:t xml:space="preserve"> RGB </w:t>
      </w:r>
      <w:r w:rsidRPr="00255CB8">
        <w:rPr>
          <w:rFonts w:asciiTheme="minorBidi" w:hAnsiTheme="minorBidi" w:cstheme="minorBidi"/>
          <w:rtl/>
        </w:rPr>
        <w:t>לחיווי ויזואלי על זיהוי מכשול (הדלקת צבע לפי המרחק שהתקרב מתחת לסף</w:t>
      </w:r>
      <w:r>
        <w:rPr>
          <w:rFonts w:asciiTheme="minorBidi" w:hAnsiTheme="minorBidi" w:cstheme="minorBidi" w:hint="cs"/>
          <w:rtl/>
        </w:rPr>
        <w:t>)</w:t>
      </w:r>
    </w:p>
    <w:p w14:paraId="2F334CD3" w14:textId="77777777" w:rsidR="00255CB8" w:rsidRDefault="00255CB8" w:rsidP="00255CB8">
      <w:pPr>
        <w:numPr>
          <w:ilvl w:val="1"/>
          <w:numId w:val="10"/>
        </w:numPr>
        <w:bidi/>
        <w:spacing w:after="200" w:line="276" w:lineRule="auto"/>
        <w:rPr>
          <w:rFonts w:asciiTheme="minorBidi" w:hAnsiTheme="minorBidi" w:cstheme="minorBidi"/>
        </w:rPr>
      </w:pPr>
      <w:r w:rsidRPr="00255CB8">
        <w:rPr>
          <w:rFonts w:asciiTheme="minorBidi" w:hAnsiTheme="minorBidi" w:cstheme="minorBidi"/>
        </w:rPr>
        <w:t xml:space="preserve"> </w:t>
      </w:r>
      <w:r w:rsidRPr="00255CB8">
        <w:rPr>
          <w:rFonts w:asciiTheme="minorBidi" w:hAnsiTheme="minorBidi" w:cstheme="minorBidi"/>
          <w:rtl/>
        </w:rPr>
        <w:t>נגדים מתאימים לצורך התאמת מתחי פעולה בין הרכיב</w:t>
      </w:r>
      <w:r>
        <w:rPr>
          <w:rFonts w:asciiTheme="minorBidi" w:hAnsiTheme="minorBidi" w:cstheme="minorBidi" w:hint="cs"/>
          <w:rtl/>
        </w:rPr>
        <w:t>ים</w:t>
      </w:r>
    </w:p>
    <w:p w14:paraId="03D2FFA2" w14:textId="33049F47" w:rsidR="00255CB8" w:rsidRPr="00255CB8" w:rsidRDefault="00255CB8" w:rsidP="00255CB8">
      <w:pPr>
        <w:numPr>
          <w:ilvl w:val="1"/>
          <w:numId w:val="10"/>
        </w:numPr>
        <w:bidi/>
        <w:spacing w:after="200" w:line="276" w:lineRule="auto"/>
        <w:rPr>
          <w:rFonts w:asciiTheme="minorBidi" w:hAnsiTheme="minorBidi" w:cstheme="minorBidi"/>
        </w:rPr>
      </w:pPr>
      <w:r w:rsidRPr="00255CB8">
        <w:rPr>
          <w:rFonts w:asciiTheme="minorBidi" w:hAnsiTheme="minorBidi" w:cstheme="minorBidi"/>
        </w:rPr>
        <w:t xml:space="preserve"> </w:t>
      </w:r>
      <w:r w:rsidRPr="00255CB8">
        <w:rPr>
          <w:rFonts w:asciiTheme="minorBidi" w:hAnsiTheme="minorBidi" w:cstheme="minorBidi"/>
          <w:rtl/>
        </w:rPr>
        <w:t>סוללת ליתיום נטענת מספקת חשמל לבקר והחיישנים</w:t>
      </w:r>
      <w:r w:rsidRPr="00255CB8">
        <w:rPr>
          <w:rFonts w:asciiTheme="minorBidi" w:hAnsiTheme="minorBidi" w:cstheme="minorBidi"/>
        </w:rPr>
        <w:t xml:space="preserve"> </w:t>
      </w:r>
      <w:proofErr w:type="spellStart"/>
      <w:r w:rsidRPr="00255CB8">
        <w:rPr>
          <w:rFonts w:asciiTheme="minorBidi" w:hAnsiTheme="minorBidi" w:cstheme="minorBidi"/>
        </w:rPr>
        <w:t>SparkFun</w:t>
      </w:r>
      <w:proofErr w:type="spellEnd"/>
      <w:r w:rsidRPr="00255CB8">
        <w:rPr>
          <w:rFonts w:asciiTheme="minorBidi" w:hAnsiTheme="minorBidi" w:cstheme="minorBidi"/>
        </w:rPr>
        <w:t xml:space="preserve"> 5V/1A Charger/Booster</w:t>
      </w:r>
    </w:p>
    <w:p w14:paraId="2AAEEA8C" w14:textId="7CE9A4F3" w:rsidR="00255CB8" w:rsidRPr="004D44AA" w:rsidRDefault="00255CB8" w:rsidP="004D44AA">
      <w:pPr>
        <w:numPr>
          <w:ilvl w:val="0"/>
          <w:numId w:val="10"/>
        </w:numPr>
        <w:bidi/>
        <w:spacing w:after="200" w:line="276" w:lineRule="auto"/>
        <w:rPr>
          <w:rFonts w:asciiTheme="minorBidi" w:hAnsiTheme="minorBidi" w:cstheme="minorBidi"/>
          <w:rtl/>
        </w:rPr>
      </w:pPr>
      <w:r w:rsidRPr="00255CB8">
        <w:rPr>
          <w:rFonts w:asciiTheme="minorBidi" w:hAnsiTheme="minorBidi" w:cstheme="minorBidi"/>
          <w:b/>
          <w:bCs/>
          <w:rtl/>
        </w:rPr>
        <w:t>הרכבת החומרה</w:t>
      </w:r>
      <w:r w:rsidRPr="00255CB8">
        <w:rPr>
          <w:rFonts w:asciiTheme="minorBidi" w:hAnsiTheme="minorBidi" w:cstheme="minorBidi"/>
          <w:b/>
          <w:bCs/>
        </w:rPr>
        <w:t>:</w:t>
      </w:r>
      <w:r w:rsidRPr="00255CB8">
        <w:rPr>
          <w:rFonts w:asciiTheme="minorBidi" w:hAnsiTheme="minorBidi" w:cstheme="minorBidi"/>
        </w:rPr>
        <w:br/>
      </w:r>
      <w:r w:rsidRPr="00255CB8">
        <w:rPr>
          <w:rFonts w:asciiTheme="minorBidi" w:hAnsiTheme="minorBidi" w:cstheme="minorBidi"/>
          <w:rtl/>
        </w:rPr>
        <w:t xml:space="preserve">כל הרכיבים הותקנו על </w:t>
      </w:r>
      <w:r>
        <w:rPr>
          <w:rFonts w:asciiTheme="minorBidi" w:hAnsiTheme="minorBidi" w:cstheme="minorBidi" w:hint="cs"/>
          <w:rtl/>
        </w:rPr>
        <w:t>משטח נפרד</w:t>
      </w:r>
      <w:r w:rsidRPr="00255CB8">
        <w:rPr>
          <w:rFonts w:asciiTheme="minorBidi" w:hAnsiTheme="minorBidi" w:cstheme="minorBidi"/>
          <w:rtl/>
        </w:rPr>
        <w:t xml:space="preserve"> תוך שמירה על איזון אווירודינמי ומשקל כולל נמוך. החיישנים כוונו בזוויות מתאימות, והחיבורים האלקטרוניים הודקו כך שלא יפגעו בזמן טיסה</w:t>
      </w:r>
      <w:r w:rsidRPr="00255CB8">
        <w:rPr>
          <w:rFonts w:asciiTheme="minorBidi" w:hAnsiTheme="minorBidi" w:cstheme="minorBidi"/>
        </w:rPr>
        <w:t>.</w:t>
      </w:r>
      <w:r w:rsidR="004D44AA">
        <w:rPr>
          <w:rFonts w:asciiTheme="minorBidi" w:hAnsiTheme="minorBidi" w:cstheme="minorBidi" w:hint="cs"/>
          <w:rtl/>
        </w:rPr>
        <w:t xml:space="preserve"> הרכיב הוצמד לרחפן בצורה שאינה חסמה את החיישנים של </w:t>
      </w:r>
      <w:proofErr w:type="spellStart"/>
      <w:r w:rsidR="004D44AA">
        <w:rPr>
          <w:rFonts w:asciiTheme="minorBidi" w:hAnsiTheme="minorBidi" w:cstheme="minorBidi" w:hint="cs"/>
          <w:rtl/>
        </w:rPr>
        <w:t>הרחפן</w:t>
      </w:r>
      <w:proofErr w:type="spellEnd"/>
      <w:r w:rsidR="004D44AA">
        <w:rPr>
          <w:rFonts w:asciiTheme="minorBidi" w:hAnsiTheme="minorBidi" w:cstheme="minorBidi" w:hint="cs"/>
          <w:rtl/>
        </w:rPr>
        <w:t xml:space="preserve"> </w:t>
      </w:r>
      <w:r w:rsidR="00686770">
        <w:rPr>
          <w:rFonts w:asciiTheme="minorBidi" w:hAnsiTheme="minorBidi" w:cstheme="minorBidi" w:hint="cs"/>
          <w:rtl/>
        </w:rPr>
        <w:t>אך עדיין יצגה בצורה אמינה את מיקומנו בזמן אמת.</w:t>
      </w:r>
    </w:p>
    <w:p w14:paraId="34D1076E" w14:textId="5AC6069C" w:rsidR="00255CB8" w:rsidRDefault="004D44AA" w:rsidP="004D44AA">
      <w:pPr>
        <w:bidi/>
        <w:spacing w:after="200" w:line="276" w:lineRule="auto"/>
        <w:jc w:val="center"/>
        <w:rPr>
          <w:rFonts w:asciiTheme="minorBidi" w:hAnsiTheme="minorBidi" w:cstheme="minorBidi"/>
          <w:rtl/>
        </w:rPr>
      </w:pPr>
      <w:r w:rsidRPr="004D44AA">
        <w:rPr>
          <w:rFonts w:asciiTheme="minorBidi" w:hAnsiTheme="minorBidi" w:cstheme="minorBidi"/>
        </w:rPr>
        <w:lastRenderedPageBreak/>
        <w:drawing>
          <wp:inline distT="0" distB="0" distL="0" distR="0" wp14:anchorId="79F86237" wp14:editId="0D81E53C">
            <wp:extent cx="3617396" cy="2890520"/>
            <wp:effectExtent l="0" t="0" r="2540" b="5080"/>
            <wp:docPr id="36" name="תמונה 35" descr="תמונה שמכילה חשמל, הנדסת חשמל, מעגל חשמלי, טקסט&#10;&#10;תוכן שנוצר על-ידי בינה מלאכותית עשוי להיות שגוי.">
              <a:extLst xmlns:a="http://schemas.openxmlformats.org/drawingml/2006/main">
                <a:ext uri="{FF2B5EF4-FFF2-40B4-BE49-F238E27FC236}">
                  <a16:creationId xmlns:a16="http://schemas.microsoft.com/office/drawing/2014/main" id="{037944C6-24E1-E029-3CC2-E9BC128883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5" descr="תמונה שמכילה חשמל, הנדסת חשמל, מעגל חשמלי, טקסט&#10;&#10;תוכן שנוצר על-ידי בינה מלאכותית עשוי להיות שגוי.">
                      <a:extLst>
                        <a:ext uri="{FF2B5EF4-FFF2-40B4-BE49-F238E27FC236}">
                          <a16:creationId xmlns:a16="http://schemas.microsoft.com/office/drawing/2014/main" id="{037944C6-24E1-E029-3CC2-E9BC12888340}"/>
                        </a:ext>
                      </a:extLst>
                    </pic:cNvPr>
                    <pic:cNvPicPr>
                      <a:picLocks noChangeAspect="1"/>
                    </pic:cNvPicPr>
                  </pic:nvPicPr>
                  <pic:blipFill>
                    <a:blip r:embed="rId9"/>
                    <a:srcRect t="3421"/>
                    <a:stretch/>
                  </pic:blipFill>
                  <pic:spPr>
                    <a:xfrm>
                      <a:off x="0" y="0"/>
                      <a:ext cx="3621212" cy="2893570"/>
                    </a:xfrm>
                    <a:prstGeom prst="rect">
                      <a:avLst/>
                    </a:prstGeom>
                  </pic:spPr>
                </pic:pic>
              </a:graphicData>
            </a:graphic>
          </wp:inline>
        </w:drawing>
      </w:r>
    </w:p>
    <w:p w14:paraId="79ABD28D" w14:textId="341FDC41" w:rsidR="00255CB8" w:rsidRPr="004D44AA" w:rsidRDefault="004D44AA" w:rsidP="004D44AA">
      <w:pPr>
        <w:bidi/>
        <w:spacing w:after="200" w:line="276" w:lineRule="auto"/>
        <w:jc w:val="center"/>
        <w:rPr>
          <w:rFonts w:asciiTheme="minorBidi" w:hAnsiTheme="minorBidi" w:cstheme="minorBidi"/>
          <w:b/>
          <w:bCs/>
          <w:rtl/>
        </w:rPr>
      </w:pPr>
      <w:r w:rsidRPr="004D44AA">
        <w:rPr>
          <w:rFonts w:asciiTheme="minorBidi" w:hAnsiTheme="minorBidi" w:cstheme="minorBidi" w:hint="cs"/>
          <w:b/>
          <w:bCs/>
          <w:highlight w:val="yellow"/>
          <w:rtl/>
        </w:rPr>
        <w:t>איור ?</w:t>
      </w:r>
      <w:r>
        <w:rPr>
          <w:rFonts w:asciiTheme="minorBidi" w:hAnsiTheme="minorBidi" w:cstheme="minorBidi" w:hint="cs"/>
          <w:b/>
          <w:bCs/>
          <w:rtl/>
        </w:rPr>
        <w:t xml:space="preserve"> - </w:t>
      </w:r>
      <w:r w:rsidR="00255CB8" w:rsidRPr="00255CB8">
        <w:rPr>
          <w:rFonts w:asciiTheme="minorBidi" w:hAnsiTheme="minorBidi" w:cstheme="minorBidi"/>
          <w:b/>
          <w:bCs/>
          <w:rtl/>
        </w:rPr>
        <w:t>דיאגרמת בלוקים של המערכת</w:t>
      </w:r>
    </w:p>
    <w:p w14:paraId="7CC619F4" w14:textId="77777777" w:rsidR="00255CB8" w:rsidRDefault="00255CB8" w:rsidP="00255CB8">
      <w:pPr>
        <w:bidi/>
        <w:spacing w:after="200" w:line="276" w:lineRule="auto"/>
        <w:rPr>
          <w:rFonts w:asciiTheme="minorBidi" w:hAnsiTheme="minorBidi" w:cstheme="minorBidi"/>
          <w:rtl/>
        </w:rPr>
      </w:pPr>
    </w:p>
    <w:p w14:paraId="64188035" w14:textId="05FDADDE" w:rsidR="004D44AA" w:rsidRDefault="004D44AA" w:rsidP="004D44AA">
      <w:pPr>
        <w:bidi/>
        <w:spacing w:after="200" w:line="276" w:lineRule="auto"/>
        <w:rPr>
          <w:rFonts w:asciiTheme="minorBidi" w:hAnsiTheme="minorBidi" w:cstheme="minorBidi"/>
          <w:rtl/>
        </w:rPr>
      </w:pPr>
      <w:r w:rsidRPr="004D44AA">
        <w:rPr>
          <w:rFonts w:asciiTheme="minorBidi" w:hAnsiTheme="minorBidi" w:cstheme="minorBidi"/>
        </w:rPr>
        <w:drawing>
          <wp:inline distT="0" distB="0" distL="0" distR="0" wp14:anchorId="322BD3EB" wp14:editId="61D578A6">
            <wp:extent cx="1412291" cy="2658165"/>
            <wp:effectExtent l="5715" t="0" r="3175" b="3175"/>
            <wp:docPr id="12" name="תמונה 11" descr="תמונה שמכילה חשמל, הנדסת חשמל, מעגל חשמלי, רכיב חשמלי&#10;&#10;תוכן שנוצר על-ידי בינה מלאכותית עשוי להיות שגוי.">
              <a:extLst xmlns:a="http://schemas.openxmlformats.org/drawingml/2006/main">
                <a:ext uri="{FF2B5EF4-FFF2-40B4-BE49-F238E27FC236}">
                  <a16:creationId xmlns:a16="http://schemas.microsoft.com/office/drawing/2014/main" id="{C7CC0849-1B3D-50DF-3B9D-BA7C14554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1" descr="תמונה שמכילה חשמל, הנדסת חשמל, מעגל חשמלי, רכיב חשמלי&#10;&#10;תוכן שנוצר על-ידי בינה מלאכותית עשוי להיות שגוי.">
                      <a:extLst>
                        <a:ext uri="{FF2B5EF4-FFF2-40B4-BE49-F238E27FC236}">
                          <a16:creationId xmlns:a16="http://schemas.microsoft.com/office/drawing/2014/main" id="{C7CC0849-1B3D-50DF-3B9D-BA7C145549B1}"/>
                        </a:ext>
                      </a:extLst>
                    </pic:cNvPr>
                    <pic:cNvPicPr>
                      <a:picLocks noChangeAspect="1"/>
                    </pic:cNvPicPr>
                  </pic:nvPicPr>
                  <pic:blipFill>
                    <a:blip r:embed="rId10"/>
                    <a:stretch>
                      <a:fillRect/>
                    </a:stretch>
                  </pic:blipFill>
                  <pic:spPr>
                    <a:xfrm rot="5400000">
                      <a:off x="0" y="0"/>
                      <a:ext cx="1420912" cy="2674392"/>
                    </a:xfrm>
                    <a:prstGeom prst="rect">
                      <a:avLst/>
                    </a:prstGeom>
                  </pic:spPr>
                </pic:pic>
              </a:graphicData>
            </a:graphic>
          </wp:inline>
        </w:drawing>
      </w:r>
      <w:r w:rsidRPr="004D44AA">
        <w:rPr>
          <w:rFonts w:asciiTheme="minorBidi" w:hAnsiTheme="minorBidi" w:cstheme="minorBidi"/>
        </w:rPr>
        <w:drawing>
          <wp:inline distT="0" distB="0" distL="0" distR="0" wp14:anchorId="7003DE4F" wp14:editId="27957286">
            <wp:extent cx="1355207" cy="2466874"/>
            <wp:effectExtent l="0" t="3175" r="0" b="0"/>
            <wp:docPr id="17" name="תמונה 16" descr="תמונה שמכילה הנדסת חשמל, רכיב חשמלי, רכיב מעגל חשמלי, חשמל&#10;&#10;תוכן שנוצר על-ידי בינה מלאכותית עשוי להיות שגוי.">
              <a:extLst xmlns:a="http://schemas.openxmlformats.org/drawingml/2006/main">
                <a:ext uri="{FF2B5EF4-FFF2-40B4-BE49-F238E27FC236}">
                  <a16:creationId xmlns:a16="http://schemas.microsoft.com/office/drawing/2014/main" id="{A2D5FA13-0FF1-ADEB-20E8-9377E9817E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descr="תמונה שמכילה הנדסת חשמל, רכיב חשמלי, רכיב מעגל חשמלי, חשמל&#10;&#10;תוכן שנוצר על-ידי בינה מלאכותית עשוי להיות שגוי.">
                      <a:extLst>
                        <a:ext uri="{FF2B5EF4-FFF2-40B4-BE49-F238E27FC236}">
                          <a16:creationId xmlns:a16="http://schemas.microsoft.com/office/drawing/2014/main" id="{A2D5FA13-0FF1-ADEB-20E8-9377E9817E39}"/>
                        </a:ext>
                      </a:extLst>
                    </pic:cNvPr>
                    <pic:cNvPicPr>
                      <a:picLocks noChangeAspect="1"/>
                    </pic:cNvPicPr>
                  </pic:nvPicPr>
                  <pic:blipFill>
                    <a:blip r:embed="rId11"/>
                    <a:stretch>
                      <a:fillRect/>
                    </a:stretch>
                  </pic:blipFill>
                  <pic:spPr>
                    <a:xfrm rot="5400000">
                      <a:off x="0" y="0"/>
                      <a:ext cx="1365616" cy="2485821"/>
                    </a:xfrm>
                    <a:prstGeom prst="rect">
                      <a:avLst/>
                    </a:prstGeom>
                  </pic:spPr>
                </pic:pic>
              </a:graphicData>
            </a:graphic>
          </wp:inline>
        </w:drawing>
      </w:r>
    </w:p>
    <w:p w14:paraId="1BB442BF" w14:textId="6A8FABEC" w:rsidR="004D44AA" w:rsidRPr="004D44AA" w:rsidRDefault="004D44AA" w:rsidP="004D44AA">
      <w:pPr>
        <w:bidi/>
        <w:spacing w:after="200" w:line="276" w:lineRule="auto"/>
        <w:jc w:val="center"/>
        <w:rPr>
          <w:rFonts w:asciiTheme="minorBidi" w:hAnsiTheme="minorBidi" w:cstheme="minorBidi"/>
          <w:b/>
          <w:bCs/>
          <w:rtl/>
        </w:rPr>
      </w:pPr>
      <w:r w:rsidRPr="004D44AA">
        <w:rPr>
          <w:rFonts w:asciiTheme="minorBidi" w:hAnsiTheme="minorBidi" w:cstheme="minorBidi" w:hint="cs"/>
          <w:b/>
          <w:bCs/>
          <w:highlight w:val="yellow"/>
          <w:rtl/>
        </w:rPr>
        <w:t>איור ?</w:t>
      </w:r>
      <w:r>
        <w:rPr>
          <w:rFonts w:asciiTheme="minorBidi" w:hAnsiTheme="minorBidi" w:cstheme="minorBidi" w:hint="cs"/>
          <w:b/>
          <w:bCs/>
          <w:rtl/>
        </w:rPr>
        <w:t xml:space="preserve"> </w:t>
      </w:r>
      <w:r>
        <w:rPr>
          <w:rFonts w:asciiTheme="minorBidi" w:hAnsiTheme="minorBidi" w:cstheme="minorBidi"/>
          <w:b/>
          <w:bCs/>
          <w:rtl/>
        </w:rPr>
        <w:t>–</w:t>
      </w:r>
      <w:r>
        <w:rPr>
          <w:rFonts w:asciiTheme="minorBidi" w:hAnsiTheme="minorBidi" w:cstheme="minorBidi" w:hint="cs"/>
          <w:b/>
          <w:bCs/>
          <w:rtl/>
        </w:rPr>
        <w:t xml:space="preserve"> </w:t>
      </w:r>
      <w:r>
        <w:rPr>
          <w:rFonts w:asciiTheme="minorBidi" w:hAnsiTheme="minorBidi" w:cstheme="minorBidi" w:hint="cs"/>
          <w:b/>
          <w:bCs/>
          <w:rtl/>
        </w:rPr>
        <w:t>תמונות הרכיב</w:t>
      </w:r>
    </w:p>
    <w:p w14:paraId="4FB96009" w14:textId="796045CA" w:rsidR="00255CB8" w:rsidRPr="00255CB8" w:rsidRDefault="00255CB8" w:rsidP="00255CB8">
      <w:pPr>
        <w:bidi/>
        <w:spacing w:after="200" w:line="276" w:lineRule="auto"/>
        <w:rPr>
          <w:rFonts w:asciiTheme="minorBidi" w:hAnsiTheme="minorBidi" w:cstheme="minorBidi"/>
        </w:rPr>
      </w:pPr>
    </w:p>
    <w:p w14:paraId="15A61A01" w14:textId="7ADAD581" w:rsidR="00255CB8" w:rsidRPr="00F10164" w:rsidRDefault="00255CB8" w:rsidP="00F10164">
      <w:pPr>
        <w:pStyle w:val="a9"/>
        <w:numPr>
          <w:ilvl w:val="1"/>
          <w:numId w:val="9"/>
        </w:numPr>
        <w:bidi/>
        <w:spacing w:after="200" w:line="276" w:lineRule="auto"/>
        <w:rPr>
          <w:rFonts w:asciiTheme="minorBidi" w:hAnsiTheme="minorBidi" w:cstheme="minorBidi"/>
          <w:b/>
          <w:bCs/>
        </w:rPr>
      </w:pPr>
      <w:r w:rsidRPr="00F10164">
        <w:rPr>
          <w:rFonts w:asciiTheme="minorBidi" w:hAnsiTheme="minorBidi" w:cstheme="minorBidi"/>
          <w:b/>
          <w:bCs/>
          <w:rtl/>
        </w:rPr>
        <w:t>תיאור תוכנה</w:t>
      </w:r>
    </w:p>
    <w:p w14:paraId="20405EF3" w14:textId="77777777" w:rsidR="00255CB8" w:rsidRPr="00255CB8" w:rsidRDefault="00255CB8" w:rsidP="00255CB8">
      <w:pPr>
        <w:bidi/>
        <w:spacing w:after="200" w:line="276" w:lineRule="auto"/>
        <w:rPr>
          <w:rFonts w:asciiTheme="minorBidi" w:hAnsiTheme="minorBidi" w:cstheme="minorBidi"/>
        </w:rPr>
      </w:pPr>
      <w:r w:rsidRPr="00255CB8">
        <w:rPr>
          <w:rFonts w:asciiTheme="minorBidi" w:hAnsiTheme="minorBidi" w:cstheme="minorBidi"/>
          <w:rtl/>
        </w:rPr>
        <w:t xml:space="preserve">המערכת </w:t>
      </w:r>
      <w:proofErr w:type="spellStart"/>
      <w:r w:rsidRPr="00255CB8">
        <w:rPr>
          <w:rFonts w:asciiTheme="minorBidi" w:hAnsiTheme="minorBidi" w:cstheme="minorBidi"/>
          <w:rtl/>
        </w:rPr>
        <w:t>התוכנתית</w:t>
      </w:r>
      <w:proofErr w:type="spellEnd"/>
      <w:r w:rsidRPr="00255CB8">
        <w:rPr>
          <w:rFonts w:asciiTheme="minorBidi" w:hAnsiTheme="minorBidi" w:cstheme="minorBidi"/>
          <w:rtl/>
        </w:rPr>
        <w:t xml:space="preserve"> שנבנתה תומכת בפעולה אוטונומית מלאה. היא כוללת קוד לפלטפורמת</w:t>
      </w:r>
      <w:r w:rsidRPr="00255CB8">
        <w:rPr>
          <w:rFonts w:asciiTheme="minorBidi" w:hAnsiTheme="minorBidi" w:cstheme="minorBidi"/>
        </w:rPr>
        <w:t xml:space="preserve"> Arduino </w:t>
      </w:r>
      <w:r w:rsidRPr="00255CB8">
        <w:rPr>
          <w:rFonts w:asciiTheme="minorBidi" w:hAnsiTheme="minorBidi" w:cstheme="minorBidi"/>
          <w:rtl/>
        </w:rPr>
        <w:t>לצורך איסוף מידע מהחיישנים, וקוד</w:t>
      </w:r>
      <w:r w:rsidRPr="00255CB8">
        <w:rPr>
          <w:rFonts w:asciiTheme="minorBidi" w:hAnsiTheme="minorBidi" w:cstheme="minorBidi"/>
        </w:rPr>
        <w:t xml:space="preserve"> Python </w:t>
      </w:r>
      <w:r w:rsidRPr="00255CB8">
        <w:rPr>
          <w:rFonts w:asciiTheme="minorBidi" w:hAnsiTheme="minorBidi" w:cstheme="minorBidi"/>
          <w:rtl/>
        </w:rPr>
        <w:t>לצורך ניתוח הנתונים ושליחת פקודות לרחפן</w:t>
      </w:r>
      <w:r w:rsidRPr="00255CB8">
        <w:rPr>
          <w:rFonts w:asciiTheme="minorBidi" w:hAnsiTheme="minorBidi" w:cstheme="minorBidi"/>
        </w:rPr>
        <w:t>.</w:t>
      </w:r>
    </w:p>
    <w:p w14:paraId="608747CC" w14:textId="77777777" w:rsidR="00255CB8" w:rsidRPr="00255CB8" w:rsidRDefault="00255CB8" w:rsidP="00255CB8">
      <w:pPr>
        <w:bidi/>
        <w:spacing w:after="200" w:line="276" w:lineRule="auto"/>
        <w:rPr>
          <w:rFonts w:asciiTheme="minorBidi" w:hAnsiTheme="minorBidi" w:cstheme="minorBidi"/>
          <w:b/>
          <w:bCs/>
        </w:rPr>
      </w:pPr>
      <w:r w:rsidRPr="00255CB8">
        <w:rPr>
          <w:rFonts w:asciiTheme="minorBidi" w:hAnsiTheme="minorBidi" w:cstheme="minorBidi"/>
          <w:b/>
          <w:bCs/>
          <w:rtl/>
        </w:rPr>
        <w:t>קוד בקר</w:t>
      </w:r>
      <w:r w:rsidRPr="00255CB8">
        <w:rPr>
          <w:rFonts w:asciiTheme="minorBidi" w:hAnsiTheme="minorBidi" w:cstheme="minorBidi"/>
          <w:b/>
          <w:bCs/>
        </w:rPr>
        <w:t xml:space="preserve"> (Arduino)</w:t>
      </w:r>
    </w:p>
    <w:p w14:paraId="40DA4DCD" w14:textId="58C35994" w:rsidR="00255CB8" w:rsidRPr="00255CB8" w:rsidRDefault="00255CB8" w:rsidP="00255CB8">
      <w:pPr>
        <w:numPr>
          <w:ilvl w:val="0"/>
          <w:numId w:val="11"/>
        </w:numPr>
        <w:bidi/>
        <w:spacing w:after="200" w:line="276" w:lineRule="auto"/>
        <w:rPr>
          <w:rFonts w:asciiTheme="minorBidi" w:hAnsiTheme="minorBidi" w:cstheme="minorBidi"/>
        </w:rPr>
      </w:pPr>
      <w:r w:rsidRPr="00255CB8">
        <w:rPr>
          <w:rFonts w:asciiTheme="minorBidi" w:hAnsiTheme="minorBidi" w:cstheme="minorBidi"/>
          <w:rtl/>
        </w:rPr>
        <w:t>נכתב בשפת</w:t>
      </w:r>
      <w:r w:rsidRPr="00255CB8">
        <w:rPr>
          <w:rFonts w:asciiTheme="minorBidi" w:hAnsiTheme="minorBidi" w:cstheme="minorBidi"/>
        </w:rPr>
        <w:t xml:space="preserve"> C++ </w:t>
      </w:r>
      <w:r w:rsidRPr="00255CB8">
        <w:rPr>
          <w:rFonts w:asciiTheme="minorBidi" w:hAnsiTheme="minorBidi" w:cstheme="minorBidi"/>
          <w:rtl/>
        </w:rPr>
        <w:t>באמצעות</w:t>
      </w:r>
      <w:r w:rsidRPr="00255CB8">
        <w:rPr>
          <w:rFonts w:asciiTheme="minorBidi" w:hAnsiTheme="minorBidi" w:cstheme="minorBidi"/>
        </w:rPr>
        <w:t xml:space="preserve"> Arduino IDE</w:t>
      </w:r>
      <w:r w:rsidR="00F10164">
        <w:rPr>
          <w:rFonts w:asciiTheme="minorBidi" w:hAnsiTheme="minorBidi" w:cstheme="minorBidi"/>
        </w:rPr>
        <w:t xml:space="preserve"> </w:t>
      </w:r>
    </w:p>
    <w:p w14:paraId="11E79282" w14:textId="77777777" w:rsidR="00255CB8" w:rsidRPr="00255CB8" w:rsidRDefault="00255CB8" w:rsidP="00255CB8">
      <w:pPr>
        <w:numPr>
          <w:ilvl w:val="0"/>
          <w:numId w:val="11"/>
        </w:numPr>
        <w:bidi/>
        <w:spacing w:after="200" w:line="276" w:lineRule="auto"/>
        <w:rPr>
          <w:rFonts w:asciiTheme="minorBidi" w:hAnsiTheme="minorBidi" w:cstheme="minorBidi"/>
        </w:rPr>
      </w:pPr>
      <w:r w:rsidRPr="00255CB8">
        <w:rPr>
          <w:rFonts w:asciiTheme="minorBidi" w:hAnsiTheme="minorBidi" w:cstheme="minorBidi"/>
          <w:rtl/>
        </w:rPr>
        <w:t>מבצע קריאה רציפה משני חיישני המרחק (קדמי ותחתון)</w:t>
      </w:r>
      <w:r w:rsidRPr="00255CB8">
        <w:rPr>
          <w:rFonts w:asciiTheme="minorBidi" w:hAnsiTheme="minorBidi" w:cstheme="minorBidi"/>
        </w:rPr>
        <w:t>.</w:t>
      </w:r>
    </w:p>
    <w:p w14:paraId="7BEC4151" w14:textId="77777777" w:rsidR="00255CB8" w:rsidRPr="00255CB8" w:rsidRDefault="00255CB8" w:rsidP="00255CB8">
      <w:pPr>
        <w:numPr>
          <w:ilvl w:val="0"/>
          <w:numId w:val="11"/>
        </w:numPr>
        <w:bidi/>
        <w:spacing w:after="200" w:line="276" w:lineRule="auto"/>
        <w:rPr>
          <w:rFonts w:asciiTheme="minorBidi" w:hAnsiTheme="minorBidi" w:cstheme="minorBidi"/>
        </w:rPr>
      </w:pPr>
      <w:r w:rsidRPr="00255CB8">
        <w:rPr>
          <w:rFonts w:asciiTheme="minorBidi" w:hAnsiTheme="minorBidi" w:cstheme="minorBidi"/>
          <w:rtl/>
        </w:rPr>
        <w:t>מזהה שינויים פתאומיים במרחקים ומעביר את המידע בפורמט סדרתי</w:t>
      </w:r>
      <w:r w:rsidRPr="00255CB8">
        <w:rPr>
          <w:rFonts w:asciiTheme="minorBidi" w:hAnsiTheme="minorBidi" w:cstheme="minorBidi"/>
        </w:rPr>
        <w:t xml:space="preserve"> (Serial) </w:t>
      </w:r>
      <w:r w:rsidRPr="00255CB8">
        <w:rPr>
          <w:rFonts w:asciiTheme="minorBidi" w:hAnsiTheme="minorBidi" w:cstheme="minorBidi"/>
          <w:rtl/>
        </w:rPr>
        <w:t>למחשב הראשי</w:t>
      </w:r>
      <w:r w:rsidRPr="00255CB8">
        <w:rPr>
          <w:rFonts w:asciiTheme="minorBidi" w:hAnsiTheme="minorBidi" w:cstheme="minorBidi"/>
        </w:rPr>
        <w:t>.</w:t>
      </w:r>
    </w:p>
    <w:p w14:paraId="3192B431" w14:textId="77777777" w:rsidR="00255CB8" w:rsidRPr="00255CB8" w:rsidRDefault="00255CB8" w:rsidP="00255CB8">
      <w:pPr>
        <w:numPr>
          <w:ilvl w:val="0"/>
          <w:numId w:val="11"/>
        </w:numPr>
        <w:bidi/>
        <w:spacing w:after="200" w:line="276" w:lineRule="auto"/>
        <w:rPr>
          <w:rFonts w:asciiTheme="minorBidi" w:hAnsiTheme="minorBidi" w:cstheme="minorBidi"/>
        </w:rPr>
      </w:pPr>
      <w:r w:rsidRPr="00255CB8">
        <w:rPr>
          <w:rFonts w:asciiTheme="minorBidi" w:hAnsiTheme="minorBidi" w:cstheme="minorBidi"/>
          <w:rtl/>
        </w:rPr>
        <w:t>הקוד כולל סינון פשוט של נתונים ורמות סף לקביעת האם מזוהה מדרגה</w:t>
      </w:r>
      <w:r w:rsidRPr="00255CB8">
        <w:rPr>
          <w:rFonts w:asciiTheme="minorBidi" w:hAnsiTheme="minorBidi" w:cstheme="minorBidi"/>
        </w:rPr>
        <w:t>.</w:t>
      </w:r>
    </w:p>
    <w:p w14:paraId="641787B4" w14:textId="77777777" w:rsidR="00255CB8" w:rsidRPr="00255CB8" w:rsidRDefault="00255CB8" w:rsidP="00255CB8">
      <w:pPr>
        <w:bidi/>
        <w:spacing w:after="200" w:line="276" w:lineRule="auto"/>
        <w:rPr>
          <w:rFonts w:asciiTheme="minorBidi" w:hAnsiTheme="minorBidi" w:cstheme="minorBidi"/>
          <w:b/>
          <w:bCs/>
        </w:rPr>
      </w:pPr>
      <w:r w:rsidRPr="00255CB8">
        <w:rPr>
          <w:rFonts w:asciiTheme="minorBidi" w:hAnsiTheme="minorBidi" w:cstheme="minorBidi"/>
          <w:b/>
          <w:bCs/>
          <w:rtl/>
        </w:rPr>
        <w:lastRenderedPageBreak/>
        <w:t>קוד</w:t>
      </w:r>
      <w:r w:rsidRPr="00255CB8">
        <w:rPr>
          <w:rFonts w:asciiTheme="minorBidi" w:hAnsiTheme="minorBidi" w:cstheme="minorBidi"/>
          <w:b/>
          <w:bCs/>
        </w:rPr>
        <w:t xml:space="preserve"> Python </w:t>
      </w:r>
      <w:r w:rsidRPr="00255CB8">
        <w:rPr>
          <w:rFonts w:asciiTheme="minorBidi" w:hAnsiTheme="minorBidi" w:cstheme="minorBidi"/>
          <w:b/>
          <w:bCs/>
          <w:rtl/>
        </w:rPr>
        <w:t>לשליטה ברחפן</w:t>
      </w:r>
    </w:p>
    <w:p w14:paraId="75BDDE4D" w14:textId="7CBFA27E" w:rsidR="00255CB8" w:rsidRPr="00255CB8" w:rsidRDefault="00255CB8" w:rsidP="00255CB8">
      <w:pPr>
        <w:numPr>
          <w:ilvl w:val="0"/>
          <w:numId w:val="12"/>
        </w:numPr>
        <w:bidi/>
        <w:spacing w:after="200" w:line="276" w:lineRule="auto"/>
        <w:rPr>
          <w:rFonts w:asciiTheme="minorBidi" w:hAnsiTheme="minorBidi" w:cstheme="minorBidi"/>
        </w:rPr>
      </w:pPr>
      <w:r w:rsidRPr="00255CB8">
        <w:rPr>
          <w:rFonts w:asciiTheme="minorBidi" w:hAnsiTheme="minorBidi" w:cstheme="minorBidi"/>
          <w:rtl/>
        </w:rPr>
        <w:t>כתוב בשפת</w:t>
      </w:r>
      <w:r w:rsidRPr="00255CB8">
        <w:rPr>
          <w:rFonts w:asciiTheme="minorBidi" w:hAnsiTheme="minorBidi" w:cstheme="minorBidi"/>
        </w:rPr>
        <w:t xml:space="preserve"> Python </w:t>
      </w:r>
      <w:r w:rsidRPr="00255CB8">
        <w:rPr>
          <w:rFonts w:asciiTheme="minorBidi" w:hAnsiTheme="minorBidi" w:cstheme="minorBidi"/>
          <w:rtl/>
        </w:rPr>
        <w:t>תוך שימוש בספריות</w:t>
      </w:r>
      <w:proofErr w:type="spellStart"/>
      <w:r w:rsidRPr="00255CB8">
        <w:rPr>
          <w:rFonts w:asciiTheme="minorBidi" w:hAnsiTheme="minorBidi" w:cstheme="minorBidi"/>
        </w:rPr>
        <w:t>pyserial</w:t>
      </w:r>
      <w:proofErr w:type="spellEnd"/>
      <w:r w:rsidRPr="00255CB8">
        <w:rPr>
          <w:rFonts w:asciiTheme="minorBidi" w:hAnsiTheme="minorBidi" w:cstheme="minorBidi"/>
        </w:rPr>
        <w:t xml:space="preserve"> </w:t>
      </w:r>
      <w:r w:rsidR="00F10164">
        <w:rPr>
          <w:rFonts w:asciiTheme="minorBidi" w:hAnsiTheme="minorBidi" w:cstheme="minorBidi" w:hint="cs"/>
          <w:rtl/>
        </w:rPr>
        <w:t xml:space="preserve"> </w:t>
      </w:r>
      <w:r w:rsidRPr="00255CB8">
        <w:rPr>
          <w:rFonts w:asciiTheme="minorBidi" w:hAnsiTheme="minorBidi" w:cstheme="minorBidi"/>
          <w:rtl/>
        </w:rPr>
        <w:t>לקריאת מידע מה</w:t>
      </w:r>
      <w:r w:rsidR="00F10164">
        <w:rPr>
          <w:rFonts w:asciiTheme="minorBidi" w:hAnsiTheme="minorBidi" w:cstheme="minorBidi" w:hint="cs"/>
          <w:rtl/>
        </w:rPr>
        <w:t xml:space="preserve"> </w:t>
      </w:r>
      <w:r w:rsidRPr="00255CB8">
        <w:rPr>
          <w:rFonts w:asciiTheme="minorBidi" w:hAnsiTheme="minorBidi" w:cstheme="minorBidi"/>
        </w:rPr>
        <w:t>Arduino</w:t>
      </w:r>
      <w:r w:rsidR="00F10164">
        <w:rPr>
          <w:rFonts w:asciiTheme="minorBidi" w:hAnsiTheme="minorBidi" w:cstheme="minorBidi" w:hint="cs"/>
          <w:rtl/>
        </w:rPr>
        <w:t xml:space="preserve"> </w:t>
      </w:r>
      <w:r w:rsidRPr="00255CB8">
        <w:rPr>
          <w:rFonts w:asciiTheme="minorBidi" w:hAnsiTheme="minorBidi" w:cstheme="minorBidi"/>
          <w:rtl/>
        </w:rPr>
        <w:t xml:space="preserve">ובאפליקציית </w:t>
      </w:r>
      <w:proofErr w:type="spellStart"/>
      <w:r w:rsidRPr="00255CB8">
        <w:rPr>
          <w:rFonts w:asciiTheme="minorBidi" w:hAnsiTheme="minorBidi" w:cstheme="minorBidi"/>
        </w:rPr>
        <w:t>MSDKRemote</w:t>
      </w:r>
      <w:proofErr w:type="spellEnd"/>
      <w:r w:rsidRPr="00255CB8">
        <w:rPr>
          <w:rFonts w:asciiTheme="minorBidi" w:hAnsiTheme="minorBidi" w:cstheme="minorBidi"/>
        </w:rPr>
        <w:t xml:space="preserve"> </w:t>
      </w:r>
      <w:r w:rsidR="00F10164">
        <w:rPr>
          <w:rFonts w:asciiTheme="minorBidi" w:hAnsiTheme="minorBidi" w:cstheme="minorBidi" w:hint="cs"/>
          <w:rtl/>
        </w:rPr>
        <w:t xml:space="preserve"> </w:t>
      </w:r>
      <w:r w:rsidRPr="00255CB8">
        <w:rPr>
          <w:rFonts w:asciiTheme="minorBidi" w:hAnsiTheme="minorBidi" w:cstheme="minorBidi"/>
          <w:rtl/>
        </w:rPr>
        <w:t xml:space="preserve">(שפותחה על ידי דניאל </w:t>
      </w:r>
      <w:proofErr w:type="spellStart"/>
      <w:r w:rsidRPr="00255CB8">
        <w:rPr>
          <w:rFonts w:asciiTheme="minorBidi" w:hAnsiTheme="minorBidi" w:cstheme="minorBidi"/>
          <w:rtl/>
        </w:rPr>
        <w:t>פנקוב</w:t>
      </w:r>
      <w:proofErr w:type="spellEnd"/>
      <w:r w:rsidRPr="00255CB8">
        <w:rPr>
          <w:rFonts w:asciiTheme="minorBidi" w:hAnsiTheme="minorBidi" w:cstheme="minorBidi"/>
          <w:rtl/>
        </w:rPr>
        <w:t>) לשליחת פקודות לרחפן</w:t>
      </w:r>
      <w:r w:rsidRPr="00255CB8">
        <w:rPr>
          <w:rFonts w:asciiTheme="minorBidi" w:hAnsiTheme="minorBidi" w:cstheme="minorBidi"/>
        </w:rPr>
        <w:t>.</w:t>
      </w:r>
    </w:p>
    <w:p w14:paraId="10062EFB" w14:textId="77777777" w:rsidR="00255CB8" w:rsidRPr="00255CB8" w:rsidRDefault="00255CB8" w:rsidP="00255CB8">
      <w:pPr>
        <w:numPr>
          <w:ilvl w:val="0"/>
          <w:numId w:val="12"/>
        </w:numPr>
        <w:bidi/>
        <w:spacing w:after="200" w:line="276" w:lineRule="auto"/>
        <w:rPr>
          <w:rFonts w:asciiTheme="minorBidi" w:hAnsiTheme="minorBidi" w:cstheme="minorBidi"/>
        </w:rPr>
      </w:pPr>
      <w:r w:rsidRPr="00255CB8">
        <w:rPr>
          <w:rFonts w:asciiTheme="minorBidi" w:hAnsiTheme="minorBidi" w:cstheme="minorBidi"/>
          <w:rtl/>
        </w:rPr>
        <w:t>האלגוריתם מקבל מידע על מרחקים מהחיישנים ומקבל החלטה על פעולה נדרשת (עלייה, ירידה, המתנה)</w:t>
      </w:r>
      <w:r w:rsidRPr="00255CB8">
        <w:rPr>
          <w:rFonts w:asciiTheme="minorBidi" w:hAnsiTheme="minorBidi" w:cstheme="minorBidi"/>
        </w:rPr>
        <w:t>.</w:t>
      </w:r>
    </w:p>
    <w:p w14:paraId="6A70DAD3" w14:textId="77777777" w:rsidR="00255CB8" w:rsidRPr="00255CB8" w:rsidRDefault="00255CB8" w:rsidP="00255CB8">
      <w:pPr>
        <w:numPr>
          <w:ilvl w:val="0"/>
          <w:numId w:val="12"/>
        </w:numPr>
        <w:bidi/>
        <w:spacing w:after="200" w:line="276" w:lineRule="auto"/>
        <w:rPr>
          <w:rFonts w:asciiTheme="minorBidi" w:hAnsiTheme="minorBidi" w:cstheme="minorBidi"/>
        </w:rPr>
      </w:pPr>
      <w:r w:rsidRPr="00255CB8">
        <w:rPr>
          <w:rFonts w:asciiTheme="minorBidi" w:hAnsiTheme="minorBidi" w:cstheme="minorBidi"/>
          <w:rtl/>
        </w:rPr>
        <w:t>הקוד נכתב כך שיאפשר תגובה מהירה למצב משתנה תוך כדי טיסה, והותאם לביצוע אמין גם בתנאים של הפרעות קלות במדידה</w:t>
      </w:r>
      <w:r w:rsidRPr="00255CB8">
        <w:rPr>
          <w:rFonts w:asciiTheme="minorBidi" w:hAnsiTheme="minorBidi" w:cstheme="minorBidi"/>
        </w:rPr>
        <w:t>.</w:t>
      </w:r>
    </w:p>
    <w:p w14:paraId="0687BB21" w14:textId="25FB43D5" w:rsidR="00255CB8" w:rsidRPr="00255CB8" w:rsidRDefault="00255CB8" w:rsidP="00255CB8">
      <w:pPr>
        <w:bidi/>
        <w:spacing w:after="200" w:line="276" w:lineRule="auto"/>
        <w:rPr>
          <w:rFonts w:asciiTheme="minorBidi" w:hAnsiTheme="minorBidi" w:cstheme="minorBidi"/>
          <w:b/>
          <w:bCs/>
        </w:rPr>
      </w:pPr>
      <w:r w:rsidRPr="00255CB8">
        <w:rPr>
          <w:rFonts w:asciiTheme="minorBidi" w:hAnsiTheme="minorBidi" w:cstheme="minorBidi"/>
          <w:b/>
          <w:bCs/>
          <w:rtl/>
        </w:rPr>
        <w:t>תהליך משוב</w:t>
      </w:r>
      <w:r w:rsidR="00F10164">
        <w:rPr>
          <w:rFonts w:asciiTheme="minorBidi" w:hAnsiTheme="minorBidi" w:cstheme="minorBidi" w:hint="cs"/>
          <w:b/>
          <w:bCs/>
          <w:rtl/>
        </w:rPr>
        <w:t xml:space="preserve"> </w:t>
      </w:r>
      <w:r w:rsidRPr="00255CB8">
        <w:rPr>
          <w:rFonts w:asciiTheme="minorBidi" w:hAnsiTheme="minorBidi" w:cstheme="minorBidi"/>
          <w:b/>
          <w:bCs/>
        </w:rPr>
        <w:t xml:space="preserve"> (Control Loop)</w:t>
      </w:r>
    </w:p>
    <w:p w14:paraId="202298BD" w14:textId="77777777" w:rsidR="00255CB8" w:rsidRPr="00255CB8" w:rsidRDefault="00255CB8" w:rsidP="00255CB8">
      <w:pPr>
        <w:numPr>
          <w:ilvl w:val="0"/>
          <w:numId w:val="13"/>
        </w:numPr>
        <w:bidi/>
        <w:spacing w:after="200" w:line="276" w:lineRule="auto"/>
        <w:rPr>
          <w:rFonts w:asciiTheme="minorBidi" w:hAnsiTheme="minorBidi" w:cstheme="minorBidi"/>
        </w:rPr>
      </w:pPr>
      <w:r w:rsidRPr="00255CB8">
        <w:rPr>
          <w:rFonts w:asciiTheme="minorBidi" w:hAnsiTheme="minorBidi" w:cstheme="minorBidi"/>
          <w:rtl/>
        </w:rPr>
        <w:t>המערכת פועלת כלולאת משוב סגורה</w:t>
      </w:r>
      <w:r w:rsidRPr="00255CB8">
        <w:rPr>
          <w:rFonts w:asciiTheme="minorBidi" w:hAnsiTheme="minorBidi" w:cstheme="minorBidi"/>
        </w:rPr>
        <w:t>:</w:t>
      </w:r>
    </w:p>
    <w:p w14:paraId="1D742EAB" w14:textId="54E9F3BC" w:rsidR="00925C74" w:rsidRDefault="00255CB8" w:rsidP="00F10164">
      <w:pPr>
        <w:numPr>
          <w:ilvl w:val="1"/>
          <w:numId w:val="13"/>
        </w:numPr>
        <w:bidi/>
        <w:spacing w:after="200" w:line="276" w:lineRule="auto"/>
        <w:rPr>
          <w:rFonts w:asciiTheme="minorBidi" w:hAnsiTheme="minorBidi" w:cstheme="minorBidi"/>
        </w:rPr>
      </w:pPr>
      <w:r w:rsidRPr="00255CB8">
        <w:rPr>
          <w:rFonts w:asciiTheme="minorBidi" w:hAnsiTheme="minorBidi" w:cstheme="minorBidi"/>
          <w:rtl/>
        </w:rPr>
        <w:t>החיישנים מזהים מצב סביבתי</w:t>
      </w:r>
      <w:r w:rsidR="00F10164">
        <w:rPr>
          <w:rFonts w:asciiTheme="minorBidi" w:hAnsiTheme="minorBidi" w:cstheme="minorBidi" w:hint="cs"/>
          <w:rtl/>
        </w:rPr>
        <w:t>,</w:t>
      </w:r>
      <w:r w:rsidRPr="00255CB8">
        <w:rPr>
          <w:rFonts w:asciiTheme="minorBidi" w:hAnsiTheme="minorBidi" w:cstheme="minorBidi"/>
        </w:rPr>
        <w:t xml:space="preserve"> </w:t>
      </w:r>
      <w:r w:rsidRPr="00255CB8">
        <w:rPr>
          <w:rFonts w:asciiTheme="minorBidi" w:hAnsiTheme="minorBidi" w:cstheme="minorBidi"/>
          <w:rtl/>
        </w:rPr>
        <w:t>הנתונים נשלחים ל</w:t>
      </w:r>
      <w:r w:rsidR="00F10164">
        <w:rPr>
          <w:rFonts w:asciiTheme="minorBidi" w:hAnsiTheme="minorBidi" w:cstheme="minorBidi" w:hint="cs"/>
          <w:rtl/>
        </w:rPr>
        <w:t xml:space="preserve"> </w:t>
      </w:r>
      <w:r w:rsidR="00F10164">
        <w:rPr>
          <w:rFonts w:asciiTheme="minorBidi" w:hAnsiTheme="minorBidi" w:cstheme="minorBidi"/>
        </w:rPr>
        <w:t xml:space="preserve"> </w:t>
      </w:r>
      <w:r w:rsidRPr="00255CB8">
        <w:rPr>
          <w:rFonts w:asciiTheme="minorBidi" w:hAnsiTheme="minorBidi" w:cstheme="minorBidi"/>
        </w:rPr>
        <w:t>Arduino</w:t>
      </w:r>
      <w:r w:rsidRPr="00255CB8">
        <w:rPr>
          <w:rFonts w:asciiTheme="minorBidi" w:hAnsiTheme="minorBidi" w:cstheme="minorBidi"/>
          <w:rtl/>
        </w:rPr>
        <w:t>הנתונים מנותחים בקוד ה</w:t>
      </w:r>
      <w:r w:rsidRPr="00255CB8">
        <w:rPr>
          <w:rFonts w:asciiTheme="minorBidi" w:hAnsiTheme="minorBidi" w:cstheme="minorBidi"/>
        </w:rPr>
        <w:t>Python</w:t>
      </w:r>
      <w:r w:rsidR="00F10164">
        <w:rPr>
          <w:rFonts w:asciiTheme="minorBidi" w:hAnsiTheme="minorBidi" w:cstheme="minorBidi"/>
        </w:rPr>
        <w:t xml:space="preserve"> </w:t>
      </w:r>
      <w:r w:rsidR="00F10164">
        <w:rPr>
          <w:rFonts w:asciiTheme="minorBidi" w:hAnsiTheme="minorBidi" w:cstheme="minorBidi" w:hint="cs"/>
          <w:rtl/>
        </w:rPr>
        <w:t xml:space="preserve"> </w:t>
      </w:r>
      <w:r w:rsidRPr="00255CB8">
        <w:rPr>
          <w:rFonts w:asciiTheme="minorBidi" w:hAnsiTheme="minorBidi" w:cstheme="minorBidi"/>
          <w:rtl/>
        </w:rPr>
        <w:t>נשלחת פקודת ניווט לרחפן</w:t>
      </w:r>
      <w:r w:rsidRPr="00255CB8">
        <w:rPr>
          <w:rFonts w:asciiTheme="minorBidi" w:hAnsiTheme="minorBidi" w:cstheme="minorBidi"/>
        </w:rPr>
        <w:t xml:space="preserve"> </w:t>
      </w:r>
      <w:r w:rsidR="00F10164">
        <w:rPr>
          <w:rFonts w:asciiTheme="minorBidi" w:hAnsiTheme="minorBidi" w:cstheme="minorBidi" w:hint="cs"/>
          <w:rtl/>
        </w:rPr>
        <w:t>ו</w:t>
      </w:r>
      <w:r w:rsidRPr="00255CB8">
        <w:rPr>
          <w:rFonts w:asciiTheme="minorBidi" w:hAnsiTheme="minorBidi" w:cstheme="minorBidi"/>
          <w:rtl/>
        </w:rPr>
        <w:t>המערכת חוזרת לסריקת הסביבה</w:t>
      </w:r>
      <w:r w:rsidRPr="00255CB8">
        <w:rPr>
          <w:rFonts w:asciiTheme="minorBidi" w:hAnsiTheme="minorBidi" w:cstheme="minorBidi"/>
        </w:rPr>
        <w:t>.</w:t>
      </w:r>
    </w:p>
    <w:p w14:paraId="3F2BF045" w14:textId="77777777" w:rsidR="003849A2" w:rsidRDefault="003849A2" w:rsidP="003849A2">
      <w:pPr>
        <w:bidi/>
        <w:spacing w:after="200" w:line="276" w:lineRule="auto"/>
        <w:rPr>
          <w:rFonts w:asciiTheme="minorBidi" w:hAnsiTheme="minorBidi" w:cstheme="minorBidi"/>
        </w:rPr>
      </w:pPr>
    </w:p>
    <w:p w14:paraId="51E4215B" w14:textId="2AF913E7" w:rsidR="003849A2" w:rsidRPr="003849A2" w:rsidRDefault="003849A2" w:rsidP="003849A2">
      <w:pPr>
        <w:pStyle w:val="a9"/>
        <w:numPr>
          <w:ilvl w:val="0"/>
          <w:numId w:val="9"/>
        </w:numPr>
        <w:bidi/>
        <w:spacing w:after="200" w:line="276" w:lineRule="auto"/>
        <w:rPr>
          <w:rFonts w:asciiTheme="minorBidi" w:hAnsiTheme="minorBidi" w:cstheme="minorBidi"/>
          <w:b/>
          <w:bCs/>
        </w:rPr>
      </w:pPr>
      <w:r w:rsidRPr="003849A2">
        <w:rPr>
          <w:rFonts w:asciiTheme="minorBidi" w:hAnsiTheme="minorBidi" w:cstheme="minorBidi"/>
          <w:b/>
          <w:bCs/>
        </w:rPr>
        <w:t xml:space="preserve"> </w:t>
      </w:r>
      <w:r w:rsidRPr="003849A2">
        <w:rPr>
          <w:rFonts w:asciiTheme="minorBidi" w:hAnsiTheme="minorBidi" w:cstheme="minorBidi"/>
          <w:b/>
          <w:bCs/>
          <w:kern w:val="28"/>
          <w:sz w:val="32"/>
          <w:szCs w:val="32"/>
          <w:rtl/>
        </w:rPr>
        <w:t>תוצאות ובדיקות</w:t>
      </w:r>
    </w:p>
    <w:p w14:paraId="37E07E78" w14:textId="77777777" w:rsidR="003849A2" w:rsidRPr="003849A2" w:rsidRDefault="003849A2" w:rsidP="003849A2">
      <w:pPr>
        <w:bidi/>
        <w:spacing w:after="200" w:line="276" w:lineRule="auto"/>
        <w:rPr>
          <w:rFonts w:asciiTheme="minorBidi" w:hAnsiTheme="minorBidi" w:cstheme="minorBidi"/>
        </w:rPr>
      </w:pPr>
      <w:r w:rsidRPr="003849A2">
        <w:rPr>
          <w:rFonts w:asciiTheme="minorBidi" w:hAnsiTheme="minorBidi" w:cstheme="minorBidi"/>
          <w:rtl/>
        </w:rPr>
        <w:t xml:space="preserve">בפרק זה יוצגו תוצאות הניסויים שבוצעו במערכת האוטונומית בפועל, תוך השוואה בין תוצאות הסימולציה לתפקוד בזמן אמת, ובחינת ביצועים מול הדרישות ההנדסיות שהוגדרו בתחילת הדרך. מטרת הבדיקות הייתה לוודא כי </w:t>
      </w:r>
      <w:proofErr w:type="spellStart"/>
      <w:r w:rsidRPr="003849A2">
        <w:rPr>
          <w:rFonts w:asciiTheme="minorBidi" w:hAnsiTheme="minorBidi" w:cstheme="minorBidi"/>
          <w:rtl/>
        </w:rPr>
        <w:t>הרחפן</w:t>
      </w:r>
      <w:proofErr w:type="spellEnd"/>
      <w:r w:rsidRPr="003849A2">
        <w:rPr>
          <w:rFonts w:asciiTheme="minorBidi" w:hAnsiTheme="minorBidi" w:cstheme="minorBidi"/>
          <w:rtl/>
        </w:rPr>
        <w:t xml:space="preserve"> מסוגל לזהות מדרגות ולבצע טיפוס מדויק ויציב ללא התערבות חיצונית, תוך שמירה על זמן תגובה קצר ורמת דיוק גבוהה</w:t>
      </w:r>
      <w:r w:rsidRPr="003849A2">
        <w:rPr>
          <w:rFonts w:asciiTheme="minorBidi" w:hAnsiTheme="minorBidi" w:cstheme="minorBidi"/>
        </w:rPr>
        <w:t>.</w:t>
      </w:r>
    </w:p>
    <w:p w14:paraId="6F45514B" w14:textId="45C53CE0" w:rsidR="003849A2" w:rsidRDefault="003849A2" w:rsidP="003849A2">
      <w:pPr>
        <w:bidi/>
        <w:spacing w:after="200" w:line="276" w:lineRule="auto"/>
        <w:rPr>
          <w:rFonts w:asciiTheme="minorBidi" w:hAnsiTheme="minorBidi" w:cstheme="minorBidi"/>
          <w:b/>
          <w:bCs/>
          <w:rtl/>
        </w:rPr>
      </w:pPr>
      <w:r w:rsidRPr="003849A2">
        <w:rPr>
          <w:rFonts w:asciiTheme="minorBidi" w:hAnsiTheme="minorBidi" w:cstheme="minorBidi" w:hint="cs"/>
          <w:b/>
          <w:bCs/>
          <w:highlight w:val="yellow"/>
          <w:rtl/>
        </w:rPr>
        <w:t>לכתוב תוצאות</w:t>
      </w:r>
    </w:p>
    <w:p w14:paraId="2F39D2E0" w14:textId="1FF0ADB9" w:rsidR="003849A2" w:rsidRPr="003849A2" w:rsidRDefault="003849A2" w:rsidP="003849A2">
      <w:pPr>
        <w:bidi/>
        <w:spacing w:after="200" w:line="276" w:lineRule="auto"/>
        <w:rPr>
          <w:rFonts w:asciiTheme="minorBidi" w:hAnsiTheme="minorBidi" w:cstheme="minorBidi"/>
          <w:b/>
          <w:bCs/>
        </w:rPr>
      </w:pPr>
      <w:r w:rsidRPr="003849A2">
        <w:rPr>
          <w:rFonts w:asciiTheme="minorBidi" w:hAnsiTheme="minorBidi" w:cstheme="minorBidi"/>
          <w:b/>
          <w:bCs/>
          <w:rtl/>
        </w:rPr>
        <w:t>מסקנות מתוך הניסויים</w:t>
      </w:r>
      <w:r w:rsidRPr="003849A2">
        <w:rPr>
          <w:rFonts w:asciiTheme="minorBidi" w:hAnsiTheme="minorBidi" w:cstheme="minorBidi"/>
          <w:b/>
          <w:bCs/>
        </w:rPr>
        <w:t>:</w:t>
      </w:r>
    </w:p>
    <w:p w14:paraId="585BB630" w14:textId="77777777" w:rsidR="003849A2" w:rsidRPr="003849A2" w:rsidRDefault="003849A2" w:rsidP="003849A2">
      <w:pPr>
        <w:numPr>
          <w:ilvl w:val="0"/>
          <w:numId w:val="16"/>
        </w:numPr>
        <w:bidi/>
        <w:spacing w:after="200" w:line="276" w:lineRule="auto"/>
        <w:rPr>
          <w:rFonts w:asciiTheme="minorBidi" w:hAnsiTheme="minorBidi" w:cstheme="minorBidi"/>
        </w:rPr>
      </w:pPr>
      <w:r w:rsidRPr="003849A2">
        <w:rPr>
          <w:rFonts w:asciiTheme="minorBidi" w:hAnsiTheme="minorBidi" w:cstheme="minorBidi"/>
          <w:rtl/>
        </w:rPr>
        <w:t>המערכת הצליחה לבצע טיפוס מדויק, רציף וללא מעורבות ידנית, תוך תגובה מהירה לסביבה משתנה</w:t>
      </w:r>
      <w:r w:rsidRPr="003849A2">
        <w:rPr>
          <w:rFonts w:asciiTheme="minorBidi" w:hAnsiTheme="minorBidi" w:cstheme="minorBidi"/>
        </w:rPr>
        <w:t>.</w:t>
      </w:r>
    </w:p>
    <w:p w14:paraId="4B3BD0A3" w14:textId="77777777" w:rsidR="003849A2" w:rsidRPr="003849A2" w:rsidRDefault="003849A2" w:rsidP="003849A2">
      <w:pPr>
        <w:numPr>
          <w:ilvl w:val="0"/>
          <w:numId w:val="16"/>
        </w:numPr>
        <w:bidi/>
        <w:spacing w:after="200" w:line="276" w:lineRule="auto"/>
        <w:rPr>
          <w:rFonts w:asciiTheme="minorBidi" w:hAnsiTheme="minorBidi" w:cstheme="minorBidi"/>
        </w:rPr>
      </w:pPr>
      <w:r w:rsidRPr="003849A2">
        <w:rPr>
          <w:rFonts w:asciiTheme="minorBidi" w:hAnsiTheme="minorBidi" w:cstheme="minorBidi"/>
          <w:rtl/>
        </w:rPr>
        <w:t>הפידבק החזותי של נורת ה</w:t>
      </w:r>
      <w:r w:rsidRPr="003849A2">
        <w:rPr>
          <w:rFonts w:asciiTheme="minorBidi" w:hAnsiTheme="minorBidi" w:cstheme="minorBidi"/>
        </w:rPr>
        <w:t xml:space="preserve">-RGB </w:t>
      </w:r>
      <w:r w:rsidRPr="003849A2">
        <w:rPr>
          <w:rFonts w:asciiTheme="minorBidi" w:hAnsiTheme="minorBidi" w:cstheme="minorBidi"/>
          <w:rtl/>
        </w:rPr>
        <w:t>שיפר את ניתוח התקלה בזמן אמת</w:t>
      </w:r>
      <w:r w:rsidRPr="003849A2">
        <w:rPr>
          <w:rFonts w:asciiTheme="minorBidi" w:hAnsiTheme="minorBidi" w:cstheme="minorBidi"/>
        </w:rPr>
        <w:t>.</w:t>
      </w:r>
    </w:p>
    <w:p w14:paraId="7A6BF87B" w14:textId="0C27DAAC" w:rsidR="003849A2" w:rsidRPr="003849A2" w:rsidRDefault="003849A2" w:rsidP="003849A2">
      <w:pPr>
        <w:bidi/>
        <w:spacing w:after="200" w:line="276" w:lineRule="auto"/>
        <w:rPr>
          <w:rFonts w:asciiTheme="minorBidi" w:hAnsiTheme="minorBidi" w:cstheme="minorBidi" w:hint="cs"/>
          <w:rtl/>
        </w:rPr>
      </w:pPr>
      <w:r w:rsidRPr="003849A2">
        <w:rPr>
          <w:rFonts w:asciiTheme="minorBidi" w:hAnsiTheme="minorBidi" w:cstheme="minorBidi" w:hint="cs"/>
          <w:highlight w:val="yellow"/>
          <w:rtl/>
        </w:rPr>
        <w:t>עוד מסקנות?</w:t>
      </w:r>
    </w:p>
    <w:p w14:paraId="638F81B9" w14:textId="77777777" w:rsidR="00925C74" w:rsidRPr="00925C74" w:rsidRDefault="00925C74" w:rsidP="00925C74">
      <w:pPr>
        <w:bidi/>
        <w:spacing w:after="200" w:line="276" w:lineRule="auto"/>
        <w:rPr>
          <w:rFonts w:asciiTheme="minorBidi" w:hAnsiTheme="minorBidi" w:cstheme="minorBidi" w:hint="cs"/>
          <w:rtl/>
        </w:rPr>
      </w:pPr>
    </w:p>
    <w:p w14:paraId="106E5ACD" w14:textId="4791ED4B" w:rsidR="008515A4" w:rsidRDefault="008515A4" w:rsidP="009E016C">
      <w:pPr>
        <w:pStyle w:val="a9"/>
        <w:keepNext/>
        <w:numPr>
          <w:ilvl w:val="0"/>
          <w:numId w:val="9"/>
        </w:numPr>
        <w:bidi/>
        <w:spacing w:before="240" w:after="120" w:line="276" w:lineRule="auto"/>
        <w:jc w:val="both"/>
        <w:outlineLvl w:val="0"/>
        <w:rPr>
          <w:rFonts w:asciiTheme="minorBidi" w:hAnsiTheme="minorBidi" w:cstheme="minorBidi"/>
          <w:b/>
          <w:bCs/>
          <w:kern w:val="28"/>
          <w:sz w:val="32"/>
          <w:szCs w:val="32"/>
        </w:rPr>
      </w:pPr>
      <w:proofErr w:type="spellStart"/>
      <w:r w:rsidRPr="009E016C">
        <w:rPr>
          <w:rFonts w:asciiTheme="minorBidi" w:hAnsiTheme="minorBidi" w:cstheme="minorBidi"/>
          <w:b/>
          <w:bCs/>
          <w:kern w:val="28"/>
          <w:sz w:val="32"/>
          <w:szCs w:val="32"/>
        </w:rPr>
        <w:t>סיכום</w:t>
      </w:r>
      <w:proofErr w:type="spellEnd"/>
      <w:r w:rsidRPr="009E016C">
        <w:rPr>
          <w:rFonts w:asciiTheme="minorBidi" w:hAnsiTheme="minorBidi" w:cstheme="minorBidi"/>
          <w:b/>
          <w:bCs/>
          <w:kern w:val="28"/>
          <w:sz w:val="32"/>
          <w:szCs w:val="32"/>
        </w:rPr>
        <w:t xml:space="preserve"> </w:t>
      </w:r>
      <w:proofErr w:type="spellStart"/>
      <w:r w:rsidRPr="009E016C">
        <w:rPr>
          <w:rFonts w:asciiTheme="minorBidi" w:hAnsiTheme="minorBidi" w:cstheme="minorBidi"/>
          <w:b/>
          <w:bCs/>
          <w:kern w:val="28"/>
          <w:sz w:val="32"/>
          <w:szCs w:val="32"/>
        </w:rPr>
        <w:t>וכיווני</w:t>
      </w:r>
      <w:proofErr w:type="spellEnd"/>
      <w:r w:rsidRPr="009E016C">
        <w:rPr>
          <w:rFonts w:asciiTheme="minorBidi" w:hAnsiTheme="minorBidi" w:cstheme="minorBidi"/>
          <w:b/>
          <w:bCs/>
          <w:kern w:val="28"/>
          <w:sz w:val="32"/>
          <w:szCs w:val="32"/>
        </w:rPr>
        <w:t xml:space="preserve"> </w:t>
      </w:r>
      <w:proofErr w:type="spellStart"/>
      <w:r w:rsidRPr="009E016C">
        <w:rPr>
          <w:rFonts w:asciiTheme="minorBidi" w:hAnsiTheme="minorBidi" w:cstheme="minorBidi"/>
          <w:b/>
          <w:bCs/>
          <w:kern w:val="28"/>
          <w:sz w:val="32"/>
          <w:szCs w:val="32"/>
        </w:rPr>
        <w:t>מחקר</w:t>
      </w:r>
      <w:proofErr w:type="spellEnd"/>
      <w:r w:rsidRPr="009E016C">
        <w:rPr>
          <w:rFonts w:asciiTheme="minorBidi" w:hAnsiTheme="minorBidi" w:cstheme="minorBidi"/>
          <w:b/>
          <w:bCs/>
          <w:kern w:val="28"/>
          <w:sz w:val="32"/>
          <w:szCs w:val="32"/>
        </w:rPr>
        <w:t xml:space="preserve"> </w:t>
      </w:r>
      <w:proofErr w:type="spellStart"/>
      <w:r w:rsidRPr="009E016C">
        <w:rPr>
          <w:rFonts w:asciiTheme="minorBidi" w:hAnsiTheme="minorBidi" w:cstheme="minorBidi"/>
          <w:b/>
          <w:bCs/>
          <w:kern w:val="28"/>
          <w:sz w:val="32"/>
          <w:szCs w:val="32"/>
        </w:rPr>
        <w:t>עתידיים</w:t>
      </w:r>
      <w:proofErr w:type="spellEnd"/>
    </w:p>
    <w:p w14:paraId="2F166D49" w14:textId="77777777" w:rsidR="00FD37F1" w:rsidRPr="009E016C" w:rsidRDefault="00FD37F1" w:rsidP="00FD37F1">
      <w:pPr>
        <w:pStyle w:val="a9"/>
        <w:keepNext/>
        <w:bidi/>
        <w:spacing w:before="240" w:after="120" w:line="276" w:lineRule="auto"/>
        <w:jc w:val="both"/>
        <w:outlineLvl w:val="0"/>
        <w:rPr>
          <w:rFonts w:asciiTheme="minorBidi" w:hAnsiTheme="minorBidi" w:cstheme="minorBidi"/>
          <w:b/>
          <w:bCs/>
          <w:kern w:val="28"/>
          <w:sz w:val="32"/>
          <w:szCs w:val="32"/>
          <w:rtl/>
        </w:rPr>
      </w:pPr>
    </w:p>
    <w:p w14:paraId="52A61FBD" w14:textId="4C9F19B2" w:rsidR="009E016C" w:rsidRPr="009E016C" w:rsidRDefault="009E016C" w:rsidP="009E016C">
      <w:pPr>
        <w:pStyle w:val="a9"/>
        <w:numPr>
          <w:ilvl w:val="1"/>
          <w:numId w:val="9"/>
        </w:numPr>
        <w:bidi/>
        <w:rPr>
          <w:rFonts w:asciiTheme="minorBidi" w:hAnsiTheme="minorBidi" w:cstheme="minorBidi"/>
          <w:b/>
          <w:bCs/>
        </w:rPr>
      </w:pPr>
      <w:r w:rsidRPr="009E016C">
        <w:rPr>
          <w:rFonts w:asciiTheme="minorBidi" w:hAnsiTheme="minorBidi" w:cstheme="minorBidi" w:hint="cs"/>
          <w:b/>
          <w:bCs/>
          <w:rtl/>
        </w:rPr>
        <w:t>סיכום</w:t>
      </w:r>
    </w:p>
    <w:p w14:paraId="74409DFF" w14:textId="30CB1A0D" w:rsidR="0081074B" w:rsidRPr="0081074B" w:rsidRDefault="0081074B" w:rsidP="0081074B">
      <w:pPr>
        <w:pStyle w:val="NormalWeb"/>
        <w:bidi/>
        <w:rPr>
          <w:rFonts w:asciiTheme="minorBidi" w:hAnsiTheme="minorBidi" w:cstheme="minorBidi"/>
        </w:rPr>
      </w:pPr>
      <w:r w:rsidRPr="0081074B">
        <w:rPr>
          <w:rFonts w:asciiTheme="minorBidi" w:hAnsiTheme="minorBidi" w:cstheme="minorBidi"/>
          <w:rtl/>
        </w:rPr>
        <w:lastRenderedPageBreak/>
        <w:t>הפרויקט התמקד בפיתוח מערכת אוטונומית פשוטה, יציבה וחסכונית לשליטה ברחפן בביצוע משימת טיפוס מעל מדרגות. המערכת כללה שילוב של שני חיישני מרחק, בקר</w:t>
      </w:r>
      <w:r w:rsidRPr="0081074B">
        <w:rPr>
          <w:rFonts w:asciiTheme="minorBidi" w:hAnsiTheme="minorBidi" w:cstheme="minorBidi"/>
        </w:rPr>
        <w:t xml:space="preserve"> Arduino</w:t>
      </w:r>
      <w:r>
        <w:rPr>
          <w:rFonts w:asciiTheme="minorBidi" w:hAnsiTheme="minorBidi" w:cstheme="minorBidi" w:hint="cs"/>
          <w:rtl/>
        </w:rPr>
        <w:t xml:space="preserve"> </w:t>
      </w:r>
      <w:r w:rsidRPr="0081074B">
        <w:rPr>
          <w:rFonts w:asciiTheme="minorBidi" w:hAnsiTheme="minorBidi" w:cstheme="minorBidi"/>
          <w:rtl/>
        </w:rPr>
        <w:t>ממשק תוכנה בשפת</w:t>
      </w:r>
      <w:r w:rsidRPr="0081074B">
        <w:rPr>
          <w:rFonts w:asciiTheme="minorBidi" w:hAnsiTheme="minorBidi" w:cstheme="minorBidi"/>
        </w:rPr>
        <w:t xml:space="preserve"> Python </w:t>
      </w:r>
      <w:r w:rsidRPr="0081074B">
        <w:rPr>
          <w:rFonts w:asciiTheme="minorBidi" w:hAnsiTheme="minorBidi" w:cstheme="minorBidi"/>
          <w:rtl/>
        </w:rPr>
        <w:t>ותמיכה בפלטפורמה של רחפן</w:t>
      </w:r>
      <w:r w:rsidRPr="0081074B">
        <w:rPr>
          <w:rFonts w:asciiTheme="minorBidi" w:hAnsiTheme="minorBidi" w:cstheme="minorBidi"/>
        </w:rPr>
        <w:t xml:space="preserve"> DJI Mini 3 Pro</w:t>
      </w:r>
      <w:r>
        <w:rPr>
          <w:rFonts w:asciiTheme="minorBidi" w:hAnsiTheme="minorBidi" w:cstheme="minorBidi"/>
        </w:rPr>
        <w:t xml:space="preserve"> </w:t>
      </w:r>
    </w:p>
    <w:p w14:paraId="6DFA2889" w14:textId="7AB337D1" w:rsidR="0081074B" w:rsidRDefault="0081074B" w:rsidP="0081074B">
      <w:pPr>
        <w:pStyle w:val="NormalWeb"/>
        <w:bidi/>
      </w:pPr>
      <w:r w:rsidRPr="0081074B">
        <w:rPr>
          <w:rFonts w:asciiTheme="minorBidi" w:hAnsiTheme="minorBidi" w:cstheme="minorBidi"/>
          <w:rtl/>
        </w:rPr>
        <w:t>לאורך תהליך הפיתוח, בוצעו שלבים מסודרים של תכנון, הרכבת חומרה, כתיבת תוכנה, ניסויים בשטח וניתוח ביצועים כמותי. התוצאות מעידות כי ניתן, באמצעים פשוטים וזולים יחסית, להשיג התנהגות אוטונומית מדויקת, ללא תלות במצלמות או מערכות יקרות</w:t>
      </w:r>
      <w:r>
        <w:t>.</w:t>
      </w:r>
    </w:p>
    <w:p w14:paraId="30F20C14" w14:textId="77777777" w:rsidR="0081074B" w:rsidRPr="0081074B" w:rsidRDefault="0081074B" w:rsidP="0081074B">
      <w:pPr>
        <w:pStyle w:val="NormalWeb"/>
        <w:bidi/>
        <w:rPr>
          <w:rFonts w:asciiTheme="minorBidi" w:hAnsiTheme="minorBidi" w:cstheme="minorBidi"/>
        </w:rPr>
      </w:pPr>
      <w:r w:rsidRPr="0081074B">
        <w:rPr>
          <w:rFonts w:asciiTheme="minorBidi" w:hAnsiTheme="minorBidi" w:cstheme="minorBidi"/>
          <w:rtl/>
        </w:rPr>
        <w:t>המערכת שהוגדרה כיעד בפרויקט כללה</w:t>
      </w:r>
      <w:r w:rsidRPr="0081074B">
        <w:rPr>
          <w:rFonts w:asciiTheme="minorBidi" w:hAnsiTheme="minorBidi" w:cstheme="minorBidi"/>
        </w:rPr>
        <w:t>:</w:t>
      </w:r>
    </w:p>
    <w:p w14:paraId="50C61BEE" w14:textId="77777777" w:rsidR="0081074B" w:rsidRPr="0081074B" w:rsidRDefault="0081074B" w:rsidP="0081074B">
      <w:pPr>
        <w:pStyle w:val="NormalWeb"/>
        <w:numPr>
          <w:ilvl w:val="0"/>
          <w:numId w:val="17"/>
        </w:numPr>
        <w:bidi/>
        <w:rPr>
          <w:rFonts w:asciiTheme="minorBidi" w:hAnsiTheme="minorBidi" w:cstheme="minorBidi"/>
        </w:rPr>
      </w:pPr>
      <w:r w:rsidRPr="0081074B">
        <w:rPr>
          <w:rFonts w:asciiTheme="minorBidi" w:hAnsiTheme="minorBidi" w:cstheme="minorBidi"/>
          <w:rtl/>
        </w:rPr>
        <w:t>זיהוי מדרגות באמצעות חיישני מרחק</w:t>
      </w:r>
    </w:p>
    <w:p w14:paraId="5B2A49EF" w14:textId="77777777" w:rsidR="0081074B" w:rsidRPr="0081074B" w:rsidRDefault="0081074B" w:rsidP="0081074B">
      <w:pPr>
        <w:pStyle w:val="NormalWeb"/>
        <w:numPr>
          <w:ilvl w:val="0"/>
          <w:numId w:val="17"/>
        </w:numPr>
        <w:bidi/>
        <w:rPr>
          <w:rFonts w:asciiTheme="minorBidi" w:hAnsiTheme="minorBidi" w:cstheme="minorBidi"/>
        </w:rPr>
      </w:pPr>
      <w:r w:rsidRPr="0081074B">
        <w:rPr>
          <w:rFonts w:asciiTheme="minorBidi" w:hAnsiTheme="minorBidi" w:cstheme="minorBidi"/>
          <w:rtl/>
        </w:rPr>
        <w:t>קבלת החלטות בזמן אמת על בסיס לולאת משוב</w:t>
      </w:r>
    </w:p>
    <w:p w14:paraId="006332D0" w14:textId="77777777" w:rsidR="0081074B" w:rsidRPr="0081074B" w:rsidRDefault="0081074B" w:rsidP="0081074B">
      <w:pPr>
        <w:pStyle w:val="NormalWeb"/>
        <w:numPr>
          <w:ilvl w:val="0"/>
          <w:numId w:val="17"/>
        </w:numPr>
        <w:bidi/>
        <w:rPr>
          <w:rFonts w:asciiTheme="minorBidi" w:hAnsiTheme="minorBidi" w:cstheme="minorBidi"/>
        </w:rPr>
      </w:pPr>
      <w:r w:rsidRPr="0081074B">
        <w:rPr>
          <w:rFonts w:asciiTheme="minorBidi" w:hAnsiTheme="minorBidi" w:cstheme="minorBidi"/>
          <w:rtl/>
        </w:rPr>
        <w:t>שליחה ושליטה בפקודות טיסה מותאמות</w:t>
      </w:r>
    </w:p>
    <w:p w14:paraId="78A118FF" w14:textId="77777777" w:rsidR="0081074B" w:rsidRPr="0081074B" w:rsidRDefault="0081074B" w:rsidP="0081074B">
      <w:pPr>
        <w:pStyle w:val="NormalWeb"/>
        <w:numPr>
          <w:ilvl w:val="0"/>
          <w:numId w:val="17"/>
        </w:numPr>
        <w:bidi/>
        <w:rPr>
          <w:rFonts w:asciiTheme="minorBidi" w:hAnsiTheme="minorBidi" w:cstheme="minorBidi"/>
        </w:rPr>
      </w:pPr>
      <w:r w:rsidRPr="0081074B">
        <w:rPr>
          <w:rFonts w:asciiTheme="minorBidi" w:hAnsiTheme="minorBidi" w:cstheme="minorBidi"/>
          <w:rtl/>
        </w:rPr>
        <w:t>הצלחה בביצוע מעבר מעל שלוש מדרגות בגבהים משתנים</w:t>
      </w:r>
    </w:p>
    <w:p w14:paraId="5748DAC2" w14:textId="77777777" w:rsidR="0081074B" w:rsidRPr="0081074B" w:rsidRDefault="0081074B" w:rsidP="0081074B">
      <w:pPr>
        <w:pStyle w:val="NormalWeb"/>
        <w:bidi/>
        <w:rPr>
          <w:rFonts w:asciiTheme="minorBidi" w:hAnsiTheme="minorBidi" w:cstheme="minorBidi"/>
        </w:rPr>
      </w:pPr>
      <w:r w:rsidRPr="0081074B">
        <w:rPr>
          <w:rFonts w:asciiTheme="minorBidi" w:hAnsiTheme="minorBidi" w:cstheme="minorBidi"/>
          <w:rtl/>
        </w:rPr>
        <w:t>המערכת עמדה ביעדים המרכזיים של הפרויקט</w:t>
      </w:r>
      <w:r w:rsidRPr="0081074B">
        <w:rPr>
          <w:rFonts w:asciiTheme="minorBidi" w:hAnsiTheme="minorBidi" w:cstheme="minorBidi"/>
        </w:rPr>
        <w:t>:</w:t>
      </w:r>
    </w:p>
    <w:p w14:paraId="20FD30E6" w14:textId="08104D3D" w:rsidR="0081074B" w:rsidRPr="0081074B" w:rsidRDefault="0081074B" w:rsidP="0081074B">
      <w:pPr>
        <w:pStyle w:val="NormalWeb"/>
        <w:numPr>
          <w:ilvl w:val="0"/>
          <w:numId w:val="18"/>
        </w:numPr>
        <w:bidi/>
        <w:rPr>
          <w:rFonts w:asciiTheme="minorBidi" w:hAnsiTheme="minorBidi" w:cstheme="minorBidi"/>
        </w:rPr>
      </w:pPr>
      <w:r w:rsidRPr="0081074B">
        <w:rPr>
          <w:rFonts w:asciiTheme="minorBidi" w:hAnsiTheme="minorBidi" w:cstheme="minorBidi"/>
          <w:rtl/>
        </w:rPr>
        <w:t>ביצוע טיפוס אוטונומי מלא של 3 מדרגות</w:t>
      </w:r>
    </w:p>
    <w:p w14:paraId="2C49BB07" w14:textId="2479961B" w:rsidR="0081074B" w:rsidRPr="0081074B" w:rsidRDefault="0081074B" w:rsidP="0081074B">
      <w:pPr>
        <w:pStyle w:val="NormalWeb"/>
        <w:numPr>
          <w:ilvl w:val="0"/>
          <w:numId w:val="18"/>
        </w:numPr>
        <w:bidi/>
        <w:rPr>
          <w:rFonts w:asciiTheme="minorBidi" w:hAnsiTheme="minorBidi" w:cstheme="minorBidi"/>
        </w:rPr>
      </w:pPr>
      <w:r w:rsidRPr="0081074B">
        <w:rPr>
          <w:rFonts w:asciiTheme="minorBidi" w:hAnsiTheme="minorBidi" w:cstheme="minorBidi"/>
          <w:rtl/>
        </w:rPr>
        <w:t xml:space="preserve">עמידה </w:t>
      </w:r>
      <w:r>
        <w:rPr>
          <w:rFonts w:asciiTheme="minorBidi" w:hAnsiTheme="minorBidi" w:cstheme="minorBidi" w:hint="cs"/>
          <w:rtl/>
        </w:rPr>
        <w:t>בזמן טיפוס נמוך</w:t>
      </w:r>
    </w:p>
    <w:p w14:paraId="2398BC5C" w14:textId="71974057" w:rsidR="0081074B" w:rsidRDefault="0081074B" w:rsidP="0081074B">
      <w:pPr>
        <w:pStyle w:val="NormalWeb"/>
        <w:numPr>
          <w:ilvl w:val="0"/>
          <w:numId w:val="18"/>
        </w:numPr>
        <w:bidi/>
        <w:rPr>
          <w:rFonts w:asciiTheme="minorBidi" w:hAnsiTheme="minorBidi" w:cstheme="minorBidi"/>
        </w:rPr>
      </w:pPr>
      <w:r w:rsidRPr="0081074B">
        <w:rPr>
          <w:rFonts w:asciiTheme="minorBidi" w:hAnsiTheme="minorBidi" w:cstheme="minorBidi"/>
          <w:rtl/>
        </w:rPr>
        <w:t xml:space="preserve">יציבות ודיוק </w:t>
      </w:r>
      <w:r>
        <w:rPr>
          <w:rFonts w:asciiTheme="minorBidi" w:hAnsiTheme="minorBidi" w:cstheme="minorBidi" w:hint="cs"/>
          <w:rtl/>
        </w:rPr>
        <w:t>בשמירה על גובה בזמן תעופה</w:t>
      </w:r>
    </w:p>
    <w:p w14:paraId="54F2108A" w14:textId="77777777" w:rsidR="00FD37F1" w:rsidRDefault="00FD37F1" w:rsidP="00FD37F1">
      <w:pPr>
        <w:pStyle w:val="NormalWeb"/>
        <w:bidi/>
        <w:ind w:left="720"/>
        <w:rPr>
          <w:rFonts w:asciiTheme="minorBidi" w:hAnsiTheme="minorBidi" w:cstheme="minorBidi"/>
          <w:rtl/>
        </w:rPr>
      </w:pPr>
    </w:p>
    <w:p w14:paraId="4C4DCED4" w14:textId="77777777" w:rsidR="00FD37F1" w:rsidRDefault="00FD37F1" w:rsidP="00FD37F1">
      <w:pPr>
        <w:pStyle w:val="NormalWeb"/>
        <w:bidi/>
        <w:ind w:left="720"/>
        <w:rPr>
          <w:rFonts w:asciiTheme="minorBidi" w:hAnsiTheme="minorBidi" w:cstheme="minorBidi"/>
        </w:rPr>
      </w:pPr>
    </w:p>
    <w:p w14:paraId="426E03C6" w14:textId="0476DFD5" w:rsidR="0081074B" w:rsidRDefault="00705AFD" w:rsidP="00705AFD">
      <w:pPr>
        <w:pStyle w:val="NormalWeb"/>
        <w:numPr>
          <w:ilvl w:val="1"/>
          <w:numId w:val="9"/>
        </w:numPr>
        <w:bidi/>
        <w:rPr>
          <w:rFonts w:asciiTheme="minorBidi" w:hAnsiTheme="minorBidi" w:cstheme="minorBidi"/>
          <w:b/>
          <w:bCs/>
        </w:rPr>
      </w:pPr>
      <w:r w:rsidRPr="00705AFD">
        <w:rPr>
          <w:rFonts w:asciiTheme="minorBidi" w:hAnsiTheme="minorBidi" w:cstheme="minorBidi" w:hint="cs"/>
          <w:b/>
          <w:bCs/>
          <w:rtl/>
        </w:rPr>
        <w:t>מסקנות</w:t>
      </w:r>
    </w:p>
    <w:p w14:paraId="72BF01B9" w14:textId="092AF68D" w:rsidR="00705AFD" w:rsidRPr="00705AFD" w:rsidRDefault="00705AFD" w:rsidP="00705AFD">
      <w:pPr>
        <w:pStyle w:val="NormalWeb"/>
        <w:numPr>
          <w:ilvl w:val="0"/>
          <w:numId w:val="8"/>
        </w:numPr>
        <w:bidi/>
        <w:rPr>
          <w:rFonts w:asciiTheme="minorBidi" w:hAnsiTheme="minorBidi" w:cstheme="minorBidi"/>
        </w:rPr>
      </w:pPr>
      <w:r w:rsidRPr="00705AFD">
        <w:rPr>
          <w:rFonts w:asciiTheme="minorBidi" w:hAnsiTheme="minorBidi" w:cstheme="minorBidi"/>
          <w:rtl/>
        </w:rPr>
        <w:t xml:space="preserve">השימוש בחיישני </w:t>
      </w:r>
      <w:r w:rsidRPr="00705AFD">
        <w:rPr>
          <w:rFonts w:asciiTheme="minorBidi" w:hAnsiTheme="minorBidi" w:cstheme="minorBidi"/>
        </w:rPr>
        <w:t>Ultrasonic</w:t>
      </w:r>
      <w:r w:rsidRPr="00705AFD">
        <w:rPr>
          <w:rFonts w:asciiTheme="minorBidi" w:hAnsiTheme="minorBidi" w:cstheme="minorBidi"/>
          <w:rtl/>
        </w:rPr>
        <w:t xml:space="preserve"> בלבד, ללא מערכות חזותיות או </w:t>
      </w:r>
      <w:proofErr w:type="spellStart"/>
      <w:r w:rsidRPr="00705AFD">
        <w:rPr>
          <w:rFonts w:asciiTheme="minorBidi" w:hAnsiTheme="minorBidi" w:cstheme="minorBidi"/>
          <w:rtl/>
        </w:rPr>
        <w:t>ליידר</w:t>
      </w:r>
      <w:proofErr w:type="spellEnd"/>
      <w:r w:rsidRPr="00705AFD">
        <w:rPr>
          <w:rFonts w:asciiTheme="minorBidi" w:hAnsiTheme="minorBidi" w:cstheme="minorBidi"/>
          <w:rtl/>
        </w:rPr>
        <w:t>, אפשר תכנון קל, זול ואמין</w:t>
      </w:r>
      <w:r>
        <w:rPr>
          <w:rFonts w:asciiTheme="minorBidi" w:hAnsiTheme="minorBidi" w:cstheme="minorBidi" w:hint="cs"/>
          <w:rtl/>
        </w:rPr>
        <w:t>.</w:t>
      </w:r>
    </w:p>
    <w:p w14:paraId="600F8082" w14:textId="77777777" w:rsidR="00705AFD" w:rsidRPr="00705AFD" w:rsidRDefault="00705AFD" w:rsidP="00705AFD">
      <w:pPr>
        <w:pStyle w:val="NormalWeb"/>
        <w:numPr>
          <w:ilvl w:val="0"/>
          <w:numId w:val="8"/>
        </w:numPr>
        <w:bidi/>
        <w:rPr>
          <w:rFonts w:asciiTheme="minorBidi" w:hAnsiTheme="minorBidi" w:cstheme="minorBidi"/>
        </w:rPr>
      </w:pPr>
      <w:r w:rsidRPr="00705AFD">
        <w:rPr>
          <w:rFonts w:asciiTheme="minorBidi" w:hAnsiTheme="minorBidi" w:cstheme="minorBidi"/>
          <w:rtl/>
        </w:rPr>
        <w:t xml:space="preserve">מימוש לולאת בקרה בין </w:t>
      </w:r>
      <w:r w:rsidRPr="00705AFD">
        <w:rPr>
          <w:rFonts w:asciiTheme="minorBidi" w:hAnsiTheme="minorBidi" w:cstheme="minorBidi"/>
        </w:rPr>
        <w:t>Arduino</w:t>
      </w:r>
      <w:r w:rsidRPr="00705AFD">
        <w:rPr>
          <w:rFonts w:asciiTheme="minorBidi" w:hAnsiTheme="minorBidi" w:cstheme="minorBidi"/>
          <w:rtl/>
        </w:rPr>
        <w:t xml:space="preserve"> לתוכנת שליטה חיצונית סיפק מענה מהיר למצבים משתנים.</w:t>
      </w:r>
    </w:p>
    <w:p w14:paraId="2436AF63" w14:textId="77777777" w:rsidR="00705AFD" w:rsidRPr="00705AFD" w:rsidRDefault="00705AFD" w:rsidP="00705AFD">
      <w:pPr>
        <w:pStyle w:val="NormalWeb"/>
        <w:numPr>
          <w:ilvl w:val="0"/>
          <w:numId w:val="8"/>
        </w:numPr>
        <w:bidi/>
        <w:rPr>
          <w:rFonts w:asciiTheme="minorBidi" w:hAnsiTheme="minorBidi" w:cstheme="minorBidi"/>
        </w:rPr>
      </w:pPr>
      <w:r w:rsidRPr="00705AFD">
        <w:rPr>
          <w:rFonts w:asciiTheme="minorBidi" w:hAnsiTheme="minorBidi" w:cstheme="minorBidi"/>
          <w:rtl/>
        </w:rPr>
        <w:t xml:space="preserve">ניתן לשלב </w:t>
      </w:r>
      <w:proofErr w:type="spellStart"/>
      <w:r w:rsidRPr="00705AFD">
        <w:rPr>
          <w:rFonts w:asciiTheme="minorBidi" w:hAnsiTheme="minorBidi" w:cstheme="minorBidi"/>
          <w:rtl/>
        </w:rPr>
        <w:t>רחפנים</w:t>
      </w:r>
      <w:proofErr w:type="spellEnd"/>
      <w:r w:rsidRPr="00705AFD">
        <w:rPr>
          <w:rFonts w:asciiTheme="minorBidi" w:hAnsiTheme="minorBidi" w:cstheme="minorBidi"/>
          <w:rtl/>
        </w:rPr>
        <w:t xml:space="preserve"> קטנים עם רכיבי חומרה פשוטים, מבלי לפגוע ביכולת התמרון והתגובה.</w:t>
      </w:r>
    </w:p>
    <w:p w14:paraId="1B704CFD" w14:textId="6CD5A758" w:rsidR="00705AFD" w:rsidRDefault="00705AFD" w:rsidP="00705AFD">
      <w:pPr>
        <w:pStyle w:val="NormalWeb"/>
        <w:numPr>
          <w:ilvl w:val="0"/>
          <w:numId w:val="8"/>
        </w:numPr>
        <w:bidi/>
        <w:rPr>
          <w:rFonts w:asciiTheme="minorBidi" w:hAnsiTheme="minorBidi" w:cstheme="minorBidi"/>
        </w:rPr>
      </w:pPr>
      <w:r w:rsidRPr="00705AFD">
        <w:rPr>
          <w:rFonts w:asciiTheme="minorBidi" w:hAnsiTheme="minorBidi" w:cstheme="minorBidi"/>
          <w:rtl/>
        </w:rPr>
        <w:t xml:space="preserve">שילוב של פידבק חזותי (נורת </w:t>
      </w:r>
      <w:r w:rsidRPr="00705AFD">
        <w:rPr>
          <w:rFonts w:asciiTheme="minorBidi" w:hAnsiTheme="minorBidi" w:cstheme="minorBidi"/>
        </w:rPr>
        <w:t>RGB</w:t>
      </w:r>
      <w:r w:rsidRPr="00705AFD">
        <w:rPr>
          <w:rFonts w:asciiTheme="minorBidi" w:hAnsiTheme="minorBidi" w:cstheme="minorBidi"/>
          <w:rtl/>
        </w:rPr>
        <w:t>) שיפר את יכולת הניתוח בזמן אמת גם למפעיל אנושי.</w:t>
      </w:r>
    </w:p>
    <w:p w14:paraId="2AE36883" w14:textId="77777777" w:rsidR="00FD37F1" w:rsidRDefault="00FD37F1" w:rsidP="00FD37F1">
      <w:pPr>
        <w:pStyle w:val="NormalWeb"/>
        <w:bidi/>
        <w:ind w:left="720"/>
        <w:rPr>
          <w:rFonts w:asciiTheme="minorBidi" w:hAnsiTheme="minorBidi" w:cstheme="minorBidi"/>
          <w:rtl/>
        </w:rPr>
      </w:pPr>
    </w:p>
    <w:p w14:paraId="2B5E03AA" w14:textId="3D9F25C2" w:rsidR="00FD37F1" w:rsidRPr="00FD37F1" w:rsidRDefault="00FD37F1" w:rsidP="00FD37F1">
      <w:pPr>
        <w:pStyle w:val="NormalWeb"/>
        <w:numPr>
          <w:ilvl w:val="1"/>
          <w:numId w:val="9"/>
        </w:numPr>
        <w:bidi/>
        <w:rPr>
          <w:rFonts w:asciiTheme="minorBidi" w:hAnsiTheme="minorBidi" w:cstheme="minorBidi"/>
          <w:b/>
          <w:bCs/>
        </w:rPr>
      </w:pPr>
      <w:r w:rsidRPr="00FD37F1">
        <w:rPr>
          <w:rFonts w:asciiTheme="minorBidi" w:hAnsiTheme="minorBidi" w:cstheme="minorBidi"/>
          <w:b/>
          <w:bCs/>
        </w:rPr>
        <w:t xml:space="preserve"> </w:t>
      </w:r>
      <w:r w:rsidRPr="00FD37F1">
        <w:rPr>
          <w:rFonts w:asciiTheme="minorBidi" w:hAnsiTheme="minorBidi" w:cstheme="minorBidi"/>
          <w:b/>
          <w:bCs/>
          <w:rtl/>
        </w:rPr>
        <w:t>הצעות להמשך</w:t>
      </w:r>
    </w:p>
    <w:p w14:paraId="50BF5B29" w14:textId="77777777" w:rsidR="00FD37F1" w:rsidRPr="00FD37F1" w:rsidRDefault="00FD37F1" w:rsidP="00FD37F1">
      <w:pPr>
        <w:pStyle w:val="NormalWeb"/>
        <w:bidi/>
        <w:ind w:left="720"/>
        <w:rPr>
          <w:rFonts w:asciiTheme="minorBidi" w:hAnsiTheme="minorBidi" w:cstheme="minorBidi"/>
        </w:rPr>
      </w:pPr>
      <w:r w:rsidRPr="00FD37F1">
        <w:rPr>
          <w:rFonts w:asciiTheme="minorBidi" w:hAnsiTheme="minorBidi" w:cstheme="minorBidi"/>
          <w:rtl/>
        </w:rPr>
        <w:t>לפרויקט פוטנציאל משמעותי לפיתוחים נוספים</w:t>
      </w:r>
      <w:r w:rsidRPr="00FD37F1">
        <w:rPr>
          <w:rFonts w:asciiTheme="minorBidi" w:hAnsiTheme="minorBidi" w:cstheme="minorBidi"/>
        </w:rPr>
        <w:t>:</w:t>
      </w:r>
    </w:p>
    <w:p w14:paraId="58191BE5" w14:textId="77777777" w:rsidR="00FD37F1" w:rsidRPr="00FD37F1" w:rsidRDefault="00FD37F1" w:rsidP="00FD37F1">
      <w:pPr>
        <w:pStyle w:val="NormalWeb"/>
        <w:numPr>
          <w:ilvl w:val="0"/>
          <w:numId w:val="19"/>
        </w:numPr>
        <w:bidi/>
        <w:rPr>
          <w:rFonts w:asciiTheme="minorBidi" w:hAnsiTheme="minorBidi" w:cstheme="minorBidi"/>
        </w:rPr>
      </w:pPr>
      <w:r w:rsidRPr="00FD37F1">
        <w:rPr>
          <w:rFonts w:asciiTheme="minorBidi" w:hAnsiTheme="minorBidi" w:cstheme="minorBidi"/>
          <w:b/>
          <w:bCs/>
          <w:rtl/>
        </w:rPr>
        <w:t>שיפור באמינות ואינטליגנציה</w:t>
      </w:r>
      <w:r w:rsidRPr="00FD37F1">
        <w:rPr>
          <w:rFonts w:asciiTheme="minorBidi" w:hAnsiTheme="minorBidi" w:cstheme="minorBidi"/>
          <w:b/>
          <w:bCs/>
        </w:rPr>
        <w:t>:</w:t>
      </w:r>
    </w:p>
    <w:p w14:paraId="564FFE86" w14:textId="77777777" w:rsidR="00FD37F1" w:rsidRPr="00FD37F1" w:rsidRDefault="00FD37F1" w:rsidP="00FD37F1">
      <w:pPr>
        <w:pStyle w:val="NormalWeb"/>
        <w:numPr>
          <w:ilvl w:val="1"/>
          <w:numId w:val="19"/>
        </w:numPr>
        <w:bidi/>
        <w:rPr>
          <w:rFonts w:asciiTheme="minorBidi" w:hAnsiTheme="minorBidi" w:cstheme="minorBidi"/>
        </w:rPr>
      </w:pPr>
      <w:r w:rsidRPr="00FD37F1">
        <w:rPr>
          <w:rFonts w:asciiTheme="minorBidi" w:hAnsiTheme="minorBidi" w:cstheme="minorBidi"/>
          <w:rtl/>
        </w:rPr>
        <w:t>שילוב אלגוריתם הסתגלותי</w:t>
      </w:r>
      <w:r w:rsidRPr="00FD37F1">
        <w:rPr>
          <w:rFonts w:asciiTheme="minorBidi" w:hAnsiTheme="minorBidi" w:cstheme="minorBidi"/>
        </w:rPr>
        <w:t xml:space="preserve"> (Adaptive) </w:t>
      </w:r>
      <w:r w:rsidRPr="00FD37F1">
        <w:rPr>
          <w:rFonts w:asciiTheme="minorBidi" w:hAnsiTheme="minorBidi" w:cstheme="minorBidi"/>
          <w:rtl/>
        </w:rPr>
        <w:t>שיוכל ללמוד את דפוסי הסביבה בזמן אמת</w:t>
      </w:r>
      <w:r w:rsidRPr="00FD37F1">
        <w:rPr>
          <w:rFonts w:asciiTheme="minorBidi" w:hAnsiTheme="minorBidi" w:cstheme="minorBidi"/>
        </w:rPr>
        <w:t>.</w:t>
      </w:r>
    </w:p>
    <w:p w14:paraId="55E44ED1" w14:textId="77777777" w:rsidR="00FD37F1" w:rsidRPr="00FD37F1" w:rsidRDefault="00FD37F1" w:rsidP="00FD37F1">
      <w:pPr>
        <w:pStyle w:val="NormalWeb"/>
        <w:numPr>
          <w:ilvl w:val="1"/>
          <w:numId w:val="19"/>
        </w:numPr>
        <w:bidi/>
        <w:rPr>
          <w:rFonts w:asciiTheme="minorBidi" w:hAnsiTheme="minorBidi" w:cstheme="minorBidi"/>
        </w:rPr>
      </w:pPr>
      <w:r w:rsidRPr="00FD37F1">
        <w:rPr>
          <w:rFonts w:asciiTheme="minorBidi" w:hAnsiTheme="minorBidi" w:cstheme="minorBidi"/>
          <w:rtl/>
        </w:rPr>
        <w:t>שימוש ברשתות נוירונים קלות לשיפור החלטות טיפוס</w:t>
      </w:r>
      <w:r w:rsidRPr="00FD37F1">
        <w:rPr>
          <w:rFonts w:asciiTheme="minorBidi" w:hAnsiTheme="minorBidi" w:cstheme="minorBidi"/>
        </w:rPr>
        <w:t>.</w:t>
      </w:r>
    </w:p>
    <w:p w14:paraId="32B09699" w14:textId="77777777" w:rsidR="00FD37F1" w:rsidRPr="00FD37F1" w:rsidRDefault="00FD37F1" w:rsidP="00FD37F1">
      <w:pPr>
        <w:pStyle w:val="NormalWeb"/>
        <w:numPr>
          <w:ilvl w:val="0"/>
          <w:numId w:val="19"/>
        </w:numPr>
        <w:bidi/>
        <w:rPr>
          <w:rFonts w:asciiTheme="minorBidi" w:hAnsiTheme="minorBidi" w:cstheme="minorBidi"/>
        </w:rPr>
      </w:pPr>
      <w:r w:rsidRPr="00FD37F1">
        <w:rPr>
          <w:rFonts w:asciiTheme="minorBidi" w:hAnsiTheme="minorBidi" w:cstheme="minorBidi"/>
          <w:b/>
          <w:bCs/>
          <w:rtl/>
        </w:rPr>
        <w:t xml:space="preserve">מיפוי </w:t>
      </w:r>
      <w:proofErr w:type="spellStart"/>
      <w:r w:rsidRPr="00FD37F1">
        <w:rPr>
          <w:rFonts w:asciiTheme="minorBidi" w:hAnsiTheme="minorBidi" w:cstheme="minorBidi"/>
          <w:b/>
          <w:bCs/>
          <w:rtl/>
        </w:rPr>
        <w:t>תלת־ממדי</w:t>
      </w:r>
      <w:proofErr w:type="spellEnd"/>
      <w:r w:rsidRPr="00FD37F1">
        <w:rPr>
          <w:rFonts w:asciiTheme="minorBidi" w:hAnsiTheme="minorBidi" w:cstheme="minorBidi"/>
          <w:b/>
          <w:bCs/>
          <w:rtl/>
        </w:rPr>
        <w:t xml:space="preserve"> של סביבה</w:t>
      </w:r>
      <w:r w:rsidRPr="00FD37F1">
        <w:rPr>
          <w:rFonts w:asciiTheme="minorBidi" w:hAnsiTheme="minorBidi" w:cstheme="minorBidi"/>
          <w:b/>
          <w:bCs/>
        </w:rPr>
        <w:t>:</w:t>
      </w:r>
    </w:p>
    <w:p w14:paraId="3B8E29EC" w14:textId="77777777" w:rsidR="00FD37F1" w:rsidRPr="00FD37F1" w:rsidRDefault="00FD37F1" w:rsidP="00FD37F1">
      <w:pPr>
        <w:pStyle w:val="NormalWeb"/>
        <w:numPr>
          <w:ilvl w:val="1"/>
          <w:numId w:val="19"/>
        </w:numPr>
        <w:bidi/>
        <w:rPr>
          <w:rFonts w:asciiTheme="minorBidi" w:hAnsiTheme="minorBidi" w:cstheme="minorBidi"/>
        </w:rPr>
      </w:pPr>
      <w:r w:rsidRPr="00FD37F1">
        <w:rPr>
          <w:rFonts w:asciiTheme="minorBidi" w:hAnsiTheme="minorBidi" w:cstheme="minorBidi"/>
          <w:rtl/>
        </w:rPr>
        <w:t>הרחבת המערכת כך שתזהה לא רק מדרגות, אלא גם שיפועים, מכשולים משתנים או מעברים צרים</w:t>
      </w:r>
      <w:r w:rsidRPr="00FD37F1">
        <w:rPr>
          <w:rFonts w:asciiTheme="minorBidi" w:hAnsiTheme="minorBidi" w:cstheme="minorBidi"/>
        </w:rPr>
        <w:t>.</w:t>
      </w:r>
    </w:p>
    <w:p w14:paraId="57EB215E" w14:textId="77777777" w:rsidR="00FD37F1" w:rsidRPr="00FD37F1" w:rsidRDefault="00FD37F1" w:rsidP="00FD37F1">
      <w:pPr>
        <w:pStyle w:val="NormalWeb"/>
        <w:numPr>
          <w:ilvl w:val="1"/>
          <w:numId w:val="19"/>
        </w:numPr>
        <w:bidi/>
        <w:rPr>
          <w:rFonts w:asciiTheme="minorBidi" w:hAnsiTheme="minorBidi" w:cstheme="minorBidi"/>
        </w:rPr>
      </w:pPr>
      <w:r w:rsidRPr="00FD37F1">
        <w:rPr>
          <w:rFonts w:asciiTheme="minorBidi" w:hAnsiTheme="minorBidi" w:cstheme="minorBidi"/>
          <w:rtl/>
        </w:rPr>
        <w:t>יצירת מפה פנימית המבוססת על רצף מדידות</w:t>
      </w:r>
      <w:r w:rsidRPr="00FD37F1">
        <w:rPr>
          <w:rFonts w:asciiTheme="minorBidi" w:hAnsiTheme="minorBidi" w:cstheme="minorBidi"/>
        </w:rPr>
        <w:t>.</w:t>
      </w:r>
    </w:p>
    <w:p w14:paraId="726BFCCB" w14:textId="77777777" w:rsidR="00FD37F1" w:rsidRPr="00FD37F1" w:rsidRDefault="00FD37F1" w:rsidP="00FD37F1">
      <w:pPr>
        <w:pStyle w:val="NormalWeb"/>
        <w:numPr>
          <w:ilvl w:val="0"/>
          <w:numId w:val="19"/>
        </w:numPr>
        <w:bidi/>
        <w:rPr>
          <w:rFonts w:asciiTheme="minorBidi" w:hAnsiTheme="minorBidi" w:cstheme="minorBidi"/>
        </w:rPr>
      </w:pPr>
      <w:r w:rsidRPr="00FD37F1">
        <w:rPr>
          <w:rFonts w:asciiTheme="minorBidi" w:hAnsiTheme="minorBidi" w:cstheme="minorBidi"/>
          <w:b/>
          <w:bCs/>
          <w:rtl/>
        </w:rPr>
        <w:lastRenderedPageBreak/>
        <w:t>שדרוג רכיבים</w:t>
      </w:r>
      <w:r w:rsidRPr="00FD37F1">
        <w:rPr>
          <w:rFonts w:asciiTheme="minorBidi" w:hAnsiTheme="minorBidi" w:cstheme="minorBidi"/>
          <w:b/>
          <w:bCs/>
        </w:rPr>
        <w:t>:</w:t>
      </w:r>
    </w:p>
    <w:p w14:paraId="33CDFC4C" w14:textId="4724D308" w:rsidR="00FD37F1" w:rsidRPr="00FD37F1" w:rsidRDefault="00FD37F1" w:rsidP="00FD37F1">
      <w:pPr>
        <w:pStyle w:val="NormalWeb"/>
        <w:numPr>
          <w:ilvl w:val="1"/>
          <w:numId w:val="19"/>
        </w:numPr>
        <w:bidi/>
        <w:rPr>
          <w:rFonts w:asciiTheme="minorBidi" w:hAnsiTheme="minorBidi" w:cstheme="minorBidi"/>
        </w:rPr>
      </w:pPr>
      <w:r w:rsidRPr="00FD37F1">
        <w:rPr>
          <w:rFonts w:asciiTheme="minorBidi" w:hAnsiTheme="minorBidi" w:cstheme="minorBidi"/>
          <w:rtl/>
        </w:rPr>
        <w:t>שילוב חיישני</w:t>
      </w:r>
      <w:r w:rsidRPr="00FD37F1">
        <w:rPr>
          <w:rFonts w:asciiTheme="minorBidi" w:hAnsiTheme="minorBidi" w:cstheme="minorBidi"/>
        </w:rPr>
        <w:t xml:space="preserve"> Time-of-Flight</w:t>
      </w:r>
      <w:r w:rsidRPr="00FD37F1">
        <w:rPr>
          <w:rFonts w:asciiTheme="minorBidi" w:hAnsiTheme="minorBidi" w:cstheme="minorBidi"/>
          <w:rtl/>
        </w:rPr>
        <w:t>כמו</w:t>
      </w:r>
      <w:r w:rsidRPr="00FD37F1">
        <w:rPr>
          <w:rFonts w:asciiTheme="minorBidi" w:hAnsiTheme="minorBidi" w:cstheme="minorBidi"/>
        </w:rPr>
        <w:t xml:space="preserve"> VL53L0X </w:t>
      </w:r>
      <w:r w:rsidRPr="00FD37F1">
        <w:rPr>
          <w:rFonts w:asciiTheme="minorBidi" w:hAnsiTheme="minorBidi" w:cstheme="minorBidi"/>
          <w:rtl/>
        </w:rPr>
        <w:t>או</w:t>
      </w:r>
      <w:r w:rsidRPr="00FD37F1">
        <w:rPr>
          <w:rFonts w:asciiTheme="minorBidi" w:hAnsiTheme="minorBidi" w:cstheme="minorBidi"/>
        </w:rPr>
        <w:t xml:space="preserve"> </w:t>
      </w:r>
      <w:proofErr w:type="spellStart"/>
      <w:r w:rsidRPr="00FD37F1">
        <w:rPr>
          <w:rFonts w:asciiTheme="minorBidi" w:hAnsiTheme="minorBidi" w:cstheme="minorBidi"/>
        </w:rPr>
        <w:t>TFMini</w:t>
      </w:r>
      <w:proofErr w:type="spellEnd"/>
      <w:r w:rsidRPr="00FD37F1">
        <w:rPr>
          <w:rFonts w:asciiTheme="minorBidi" w:hAnsiTheme="minorBidi" w:cstheme="minorBidi"/>
        </w:rPr>
        <w:t xml:space="preserve"> </w:t>
      </w:r>
      <w:r w:rsidRPr="00FD37F1">
        <w:rPr>
          <w:rFonts w:asciiTheme="minorBidi" w:hAnsiTheme="minorBidi" w:cstheme="minorBidi"/>
          <w:rtl/>
        </w:rPr>
        <w:t>לשיפור דיוק בטווחים קצרים</w:t>
      </w:r>
      <w:r w:rsidRPr="00FD37F1">
        <w:rPr>
          <w:rFonts w:asciiTheme="minorBidi" w:hAnsiTheme="minorBidi" w:cstheme="minorBidi"/>
        </w:rPr>
        <w:t>.</w:t>
      </w:r>
    </w:p>
    <w:p w14:paraId="0054AF87" w14:textId="77777777" w:rsidR="00FD37F1" w:rsidRPr="00FD37F1" w:rsidRDefault="00FD37F1" w:rsidP="00FD37F1">
      <w:pPr>
        <w:pStyle w:val="NormalWeb"/>
        <w:numPr>
          <w:ilvl w:val="1"/>
          <w:numId w:val="19"/>
        </w:numPr>
        <w:bidi/>
        <w:rPr>
          <w:rFonts w:asciiTheme="minorBidi" w:hAnsiTheme="minorBidi" w:cstheme="minorBidi"/>
        </w:rPr>
      </w:pPr>
      <w:r w:rsidRPr="00FD37F1">
        <w:rPr>
          <w:rFonts w:asciiTheme="minorBidi" w:hAnsiTheme="minorBidi" w:cstheme="minorBidi"/>
          <w:rtl/>
        </w:rPr>
        <w:t>שימוש במצלמה מבוססת זיהוי עומק, לשילוב עיבוד תמונה עם החלטות ניווט</w:t>
      </w:r>
      <w:r w:rsidRPr="00FD37F1">
        <w:rPr>
          <w:rFonts w:asciiTheme="minorBidi" w:hAnsiTheme="minorBidi" w:cstheme="minorBidi"/>
        </w:rPr>
        <w:t>.</w:t>
      </w:r>
    </w:p>
    <w:p w14:paraId="4BDE7F32" w14:textId="77777777" w:rsidR="00FD37F1" w:rsidRPr="00FD37F1" w:rsidRDefault="00FD37F1" w:rsidP="00FD37F1">
      <w:pPr>
        <w:pStyle w:val="NormalWeb"/>
        <w:numPr>
          <w:ilvl w:val="0"/>
          <w:numId w:val="19"/>
        </w:numPr>
        <w:bidi/>
        <w:rPr>
          <w:rFonts w:asciiTheme="minorBidi" w:hAnsiTheme="minorBidi" w:cstheme="minorBidi"/>
        </w:rPr>
      </w:pPr>
      <w:r w:rsidRPr="00FD37F1">
        <w:rPr>
          <w:rFonts w:asciiTheme="minorBidi" w:hAnsiTheme="minorBidi" w:cstheme="minorBidi"/>
          <w:b/>
          <w:bCs/>
          <w:rtl/>
        </w:rPr>
        <w:t>יישומים עתידיים</w:t>
      </w:r>
      <w:r w:rsidRPr="00FD37F1">
        <w:rPr>
          <w:rFonts w:asciiTheme="minorBidi" w:hAnsiTheme="minorBidi" w:cstheme="minorBidi"/>
          <w:b/>
          <w:bCs/>
        </w:rPr>
        <w:t>:</w:t>
      </w:r>
    </w:p>
    <w:p w14:paraId="31C28100" w14:textId="77777777" w:rsidR="00FD37F1" w:rsidRPr="00FD37F1" w:rsidRDefault="00FD37F1" w:rsidP="00FD37F1">
      <w:pPr>
        <w:pStyle w:val="NormalWeb"/>
        <w:numPr>
          <w:ilvl w:val="1"/>
          <w:numId w:val="19"/>
        </w:numPr>
        <w:bidi/>
        <w:rPr>
          <w:rFonts w:asciiTheme="minorBidi" w:hAnsiTheme="minorBidi" w:cstheme="minorBidi"/>
        </w:rPr>
      </w:pPr>
      <w:r w:rsidRPr="00FD37F1">
        <w:rPr>
          <w:rFonts w:asciiTheme="minorBidi" w:hAnsiTheme="minorBidi" w:cstheme="minorBidi"/>
          <w:rtl/>
        </w:rPr>
        <w:t>הרחבת הפתרון למשימות חיפוש והצלה באזורים הרריים</w:t>
      </w:r>
      <w:r w:rsidRPr="00FD37F1">
        <w:rPr>
          <w:rFonts w:asciiTheme="minorBidi" w:hAnsiTheme="minorBidi" w:cstheme="minorBidi"/>
        </w:rPr>
        <w:t>.</w:t>
      </w:r>
    </w:p>
    <w:p w14:paraId="0DDBAB14" w14:textId="77777777" w:rsidR="00FD37F1" w:rsidRDefault="00FD37F1" w:rsidP="00FD37F1">
      <w:pPr>
        <w:pStyle w:val="NormalWeb"/>
        <w:numPr>
          <w:ilvl w:val="1"/>
          <w:numId w:val="19"/>
        </w:numPr>
        <w:bidi/>
        <w:rPr>
          <w:rFonts w:asciiTheme="minorBidi" w:hAnsiTheme="minorBidi" w:cstheme="minorBidi"/>
        </w:rPr>
      </w:pPr>
      <w:r w:rsidRPr="00FD37F1">
        <w:rPr>
          <w:rFonts w:asciiTheme="minorBidi" w:hAnsiTheme="minorBidi" w:cstheme="minorBidi"/>
          <w:rtl/>
        </w:rPr>
        <w:t>ניווט אוטונומי בסביבות סגורות מורכבות: קמפוסים, מחסנים, מבנים חכמים</w:t>
      </w:r>
      <w:r w:rsidRPr="00FD37F1">
        <w:rPr>
          <w:rFonts w:asciiTheme="minorBidi" w:hAnsiTheme="minorBidi" w:cstheme="minorBidi"/>
        </w:rPr>
        <w:t>.</w:t>
      </w:r>
    </w:p>
    <w:p w14:paraId="1CAB7E77" w14:textId="77777777" w:rsidR="00AB57FB" w:rsidRPr="00FD37F1" w:rsidRDefault="00AB57FB" w:rsidP="00AB57FB">
      <w:pPr>
        <w:pStyle w:val="NormalWeb"/>
        <w:bidi/>
        <w:ind w:left="1440"/>
        <w:rPr>
          <w:rFonts w:asciiTheme="minorBidi" w:hAnsiTheme="minorBidi" w:cstheme="minorBidi"/>
        </w:rPr>
      </w:pPr>
    </w:p>
    <w:p w14:paraId="5960546B" w14:textId="3ACB8B11" w:rsidR="00AB57FB" w:rsidRPr="00AB57FB" w:rsidRDefault="00AB57FB" w:rsidP="00AB57FB">
      <w:pPr>
        <w:pStyle w:val="NormalWeb"/>
        <w:numPr>
          <w:ilvl w:val="1"/>
          <w:numId w:val="9"/>
        </w:numPr>
        <w:bidi/>
        <w:rPr>
          <w:rFonts w:asciiTheme="minorBidi" w:hAnsiTheme="minorBidi" w:cstheme="minorBidi"/>
          <w:b/>
          <w:bCs/>
          <w:rtl/>
        </w:rPr>
      </w:pPr>
      <w:r w:rsidRPr="00AB57FB">
        <w:rPr>
          <w:rFonts w:asciiTheme="minorBidi" w:hAnsiTheme="minorBidi" w:cs="Arial"/>
          <w:b/>
          <w:bCs/>
          <w:rtl/>
        </w:rPr>
        <w:t>השוואה למערכת</w:t>
      </w:r>
      <w:r>
        <w:rPr>
          <w:rFonts w:asciiTheme="minorBidi" w:hAnsiTheme="minorBidi" w:cs="Arial" w:hint="cs"/>
          <w:b/>
          <w:bCs/>
          <w:rtl/>
        </w:rPr>
        <w:t xml:space="preserve"> </w:t>
      </w:r>
      <w:r w:rsidRPr="00AB57FB">
        <w:rPr>
          <w:rFonts w:asciiTheme="minorBidi" w:hAnsiTheme="minorBidi" w:cstheme="minorBidi"/>
          <w:b/>
          <w:bCs/>
        </w:rPr>
        <w:t xml:space="preserve"> "Home Guard Drone"</w:t>
      </w:r>
    </w:p>
    <w:p w14:paraId="35D23A8A" w14:textId="09DAF691" w:rsidR="00AB57FB" w:rsidRPr="00AB57FB" w:rsidRDefault="00AB57FB" w:rsidP="00AB57FB">
      <w:pPr>
        <w:pStyle w:val="NormalWeb"/>
        <w:bidi/>
        <w:ind w:left="720"/>
        <w:rPr>
          <w:rFonts w:asciiTheme="minorBidi" w:hAnsiTheme="minorBidi" w:cstheme="minorBidi"/>
          <w:rtl/>
        </w:rPr>
      </w:pPr>
      <w:r w:rsidRPr="00AB57FB">
        <w:rPr>
          <w:rFonts w:asciiTheme="minorBidi" w:hAnsiTheme="minorBidi" w:cs="Arial"/>
          <w:rtl/>
        </w:rPr>
        <w:t>בהשראת מאמר</w:t>
      </w:r>
      <w:r w:rsidRPr="00AB57FB">
        <w:rPr>
          <w:rFonts w:asciiTheme="minorBidi" w:hAnsiTheme="minorBidi" w:cstheme="minorBidi"/>
        </w:rPr>
        <w:t xml:space="preserve"> "Home Guard Drone", </w:t>
      </w:r>
      <w:r w:rsidRPr="00AB57FB">
        <w:rPr>
          <w:rFonts w:asciiTheme="minorBidi" w:hAnsiTheme="minorBidi" w:cs="Arial"/>
          <w:rtl/>
        </w:rPr>
        <w:t>שבו פותחה מערכת סיור פנימית מבוססת</w:t>
      </w:r>
      <w:r w:rsidRPr="00AB57FB">
        <w:rPr>
          <w:rFonts w:asciiTheme="minorBidi" w:hAnsiTheme="minorBidi" w:cstheme="minorBidi"/>
        </w:rPr>
        <w:t xml:space="preserve"> DJI Tello </w:t>
      </w:r>
      <w:r w:rsidRPr="00AB57FB">
        <w:rPr>
          <w:rFonts w:asciiTheme="minorBidi" w:hAnsiTheme="minorBidi" w:cs="Arial"/>
          <w:rtl/>
        </w:rPr>
        <w:t>עם טעינה אוטומטית ומיפוי מבני, ניתן לראות שהפתרון שלנו בחר בגישה שונה: חיישנים פשוטים ולוגיקה נפרדת ממערכת הניווט</w:t>
      </w:r>
      <w:r w:rsidRPr="00AB57FB">
        <w:rPr>
          <w:rFonts w:asciiTheme="minorBidi" w:hAnsiTheme="minorBidi" w:cstheme="minorBidi"/>
        </w:rPr>
        <w:t>.</w:t>
      </w:r>
    </w:p>
    <w:p w14:paraId="6CDA6EA9" w14:textId="5D1C8C42" w:rsidR="00FD37F1" w:rsidRDefault="00AB57FB" w:rsidP="00AB57FB">
      <w:pPr>
        <w:pStyle w:val="NormalWeb"/>
        <w:bidi/>
        <w:ind w:left="720"/>
        <w:rPr>
          <w:rFonts w:asciiTheme="minorBidi" w:hAnsiTheme="minorBidi" w:cstheme="minorBidi"/>
          <w:rtl/>
        </w:rPr>
      </w:pPr>
      <w:r w:rsidRPr="00AB57FB">
        <w:rPr>
          <w:rFonts w:asciiTheme="minorBidi" w:hAnsiTheme="minorBidi" w:cs="Arial"/>
          <w:rtl/>
        </w:rPr>
        <w:t xml:space="preserve">בעוד שבפתרון של </w:t>
      </w:r>
      <w:r w:rsidRPr="00AB57FB">
        <w:rPr>
          <w:rFonts w:asciiTheme="minorBidi" w:hAnsiTheme="minorBidi" w:cstheme="minorBidi"/>
        </w:rPr>
        <w:t>Tello</w:t>
      </w:r>
      <w:r w:rsidRPr="00AB57FB">
        <w:rPr>
          <w:rFonts w:asciiTheme="minorBidi" w:hAnsiTheme="minorBidi" w:cs="Arial"/>
          <w:rtl/>
        </w:rPr>
        <w:t xml:space="preserve"> יש הסתמכות על מצלמות ותחנות עגינה, הפרויקט שלנו מוכיח שניתן לבצע משימה מוגדרת היטב גם עם סט כלים בסיסי, תוך שמירה על עלות נמוכה וקלות הטמעה — במיוחד בסביבות ללא תקשורת יציבה או תאורה.</w:t>
      </w:r>
    </w:p>
    <w:p w14:paraId="1E031E68" w14:textId="77777777" w:rsidR="00AD7B6F" w:rsidRPr="00AB57FB" w:rsidRDefault="00AD7B6F" w:rsidP="00AD7B6F">
      <w:pPr>
        <w:pStyle w:val="NormalWeb"/>
        <w:bidi/>
        <w:ind w:left="720"/>
        <w:rPr>
          <w:rFonts w:asciiTheme="minorBidi" w:hAnsiTheme="minorBidi" w:cstheme="minorBidi" w:hint="cs"/>
        </w:rPr>
      </w:pPr>
    </w:p>
    <w:p w14:paraId="2774F6E4" w14:textId="49167A71" w:rsidR="00AF401E" w:rsidRDefault="00AD7B6F" w:rsidP="00AD7B6F">
      <w:pPr>
        <w:pStyle w:val="a9"/>
        <w:numPr>
          <w:ilvl w:val="0"/>
          <w:numId w:val="9"/>
        </w:numPr>
        <w:bidi/>
        <w:spacing w:before="120" w:after="120" w:line="276" w:lineRule="auto"/>
        <w:jc w:val="both"/>
        <w:rPr>
          <w:rFonts w:asciiTheme="minorBidi" w:hAnsiTheme="minorBidi" w:cstheme="minorBidi"/>
          <w:b/>
          <w:bCs/>
          <w:kern w:val="28"/>
          <w:sz w:val="32"/>
          <w:szCs w:val="32"/>
        </w:rPr>
      </w:pPr>
      <w:r w:rsidRPr="00AD7B6F">
        <w:rPr>
          <w:rFonts w:asciiTheme="minorBidi" w:hAnsiTheme="minorBidi" w:cstheme="minorBidi" w:hint="cs"/>
          <w:b/>
          <w:bCs/>
          <w:kern w:val="28"/>
          <w:sz w:val="32"/>
          <w:szCs w:val="32"/>
          <w:rtl/>
        </w:rPr>
        <w:t xml:space="preserve">תיעוד </w:t>
      </w:r>
      <w:r w:rsidR="00FF3577">
        <w:rPr>
          <w:rFonts w:asciiTheme="minorBidi" w:hAnsiTheme="minorBidi" w:cstheme="minorBidi" w:hint="cs"/>
          <w:b/>
          <w:bCs/>
          <w:kern w:val="28"/>
          <w:sz w:val="32"/>
          <w:szCs w:val="32"/>
          <w:rtl/>
        </w:rPr>
        <w:t>הפרויקט</w:t>
      </w:r>
    </w:p>
    <w:p w14:paraId="64764B52" w14:textId="5CF40828" w:rsidR="00FF3577" w:rsidRDefault="00FF3577" w:rsidP="00FF3577">
      <w:pPr>
        <w:bidi/>
        <w:spacing w:before="120" w:after="120" w:line="276" w:lineRule="auto"/>
        <w:ind w:left="360"/>
        <w:jc w:val="both"/>
        <w:rPr>
          <w:rFonts w:asciiTheme="minorBidi" w:hAnsiTheme="minorBidi" w:cs="Arial"/>
          <w:rtl/>
        </w:rPr>
      </w:pPr>
      <w:r w:rsidRPr="00FF3577">
        <w:rPr>
          <w:rFonts w:asciiTheme="minorBidi" w:hAnsiTheme="minorBidi" w:cs="Arial"/>
          <w:rtl/>
        </w:rPr>
        <w:t>במהלך ביצוע הפרויקט נבנה מאגר קבצים וידע הכולל את כל שלבי הפיתוח: תכנון, חומרה, תוכנה, ניסויים ותיעוד תומך. כל התוצרים נשמרו בצורה מאורגנת ונגישים להמשך עבודה או שיפור עתידי</w:t>
      </w:r>
      <w:r w:rsidRPr="00FF3577">
        <w:rPr>
          <w:rFonts w:asciiTheme="minorBidi" w:hAnsiTheme="minorBidi" w:cs="Arial"/>
        </w:rPr>
        <w:t>.</w:t>
      </w:r>
    </w:p>
    <w:p w14:paraId="67A9E654" w14:textId="46AA0865" w:rsidR="00FF3577" w:rsidRPr="00FF3577" w:rsidRDefault="00FF3577" w:rsidP="00FF3577">
      <w:pPr>
        <w:pStyle w:val="a9"/>
        <w:numPr>
          <w:ilvl w:val="1"/>
          <w:numId w:val="9"/>
        </w:numPr>
        <w:bidi/>
        <w:spacing w:before="120" w:after="120" w:line="276" w:lineRule="auto"/>
        <w:jc w:val="both"/>
        <w:rPr>
          <w:rFonts w:asciiTheme="minorBidi" w:hAnsiTheme="minorBidi" w:cs="Arial"/>
          <w:b/>
          <w:bCs/>
        </w:rPr>
      </w:pPr>
      <w:r w:rsidRPr="00FF3577">
        <w:rPr>
          <w:rFonts w:asciiTheme="minorBidi" w:hAnsiTheme="minorBidi" w:cs="Arial"/>
          <w:b/>
          <w:bCs/>
        </w:rPr>
        <w:t xml:space="preserve"> </w:t>
      </w:r>
      <w:r w:rsidRPr="00FF3577">
        <w:rPr>
          <w:rFonts w:asciiTheme="minorBidi" w:hAnsiTheme="minorBidi" w:cs="Arial"/>
          <w:b/>
          <w:bCs/>
          <w:rtl/>
        </w:rPr>
        <w:t>רכיבי התיעוד</w:t>
      </w:r>
    </w:p>
    <w:p w14:paraId="7BF60FBC" w14:textId="77777777" w:rsidR="00FF3577" w:rsidRPr="00FF3577" w:rsidRDefault="00FF3577" w:rsidP="00FF3577">
      <w:pPr>
        <w:bidi/>
        <w:spacing w:before="120" w:after="120" w:line="276" w:lineRule="auto"/>
        <w:ind w:left="360"/>
        <w:jc w:val="both"/>
        <w:rPr>
          <w:rFonts w:asciiTheme="minorBidi" w:hAnsiTheme="minorBidi" w:cs="Arial"/>
        </w:rPr>
      </w:pPr>
      <w:r w:rsidRPr="00FF3577">
        <w:rPr>
          <w:rFonts w:asciiTheme="minorBidi" w:hAnsiTheme="minorBidi" w:cs="Arial"/>
          <w:rtl/>
        </w:rPr>
        <w:t>התיעוד כולל את החומרים הבאים</w:t>
      </w:r>
      <w:r w:rsidRPr="00FF3577">
        <w:rPr>
          <w:rFonts w:asciiTheme="minorBidi" w:hAnsiTheme="minorBidi" w:cs="Arial"/>
        </w:rPr>
        <w:t>:</w:t>
      </w:r>
    </w:p>
    <w:p w14:paraId="29C69CBB" w14:textId="77777777" w:rsidR="00FF3577" w:rsidRPr="00FF3577" w:rsidRDefault="00FF3577" w:rsidP="00FF3577">
      <w:pPr>
        <w:numPr>
          <w:ilvl w:val="0"/>
          <w:numId w:val="20"/>
        </w:numPr>
        <w:bidi/>
        <w:spacing w:before="120" w:after="120" w:line="276" w:lineRule="auto"/>
        <w:jc w:val="both"/>
        <w:rPr>
          <w:rFonts w:asciiTheme="minorBidi" w:hAnsiTheme="minorBidi" w:cs="Arial"/>
          <w:highlight w:val="yellow"/>
        </w:rPr>
      </w:pPr>
      <w:r w:rsidRPr="00FF3577">
        <w:rPr>
          <w:rFonts w:asciiTheme="minorBidi" w:hAnsiTheme="minorBidi" w:cs="Arial"/>
          <w:b/>
          <w:bCs/>
          <w:highlight w:val="yellow"/>
          <w:rtl/>
        </w:rPr>
        <w:t>קוד תוכנה</w:t>
      </w:r>
    </w:p>
    <w:p w14:paraId="0E1CE5B1" w14:textId="7D220759" w:rsidR="00FF3577" w:rsidRPr="00FF3577" w:rsidRDefault="00FF3577" w:rsidP="00FF3577">
      <w:pPr>
        <w:numPr>
          <w:ilvl w:val="0"/>
          <w:numId w:val="20"/>
        </w:numPr>
        <w:bidi/>
        <w:spacing w:before="120" w:after="120" w:line="276" w:lineRule="auto"/>
        <w:jc w:val="both"/>
        <w:rPr>
          <w:rFonts w:asciiTheme="minorBidi" w:hAnsiTheme="minorBidi" w:cs="Arial"/>
          <w:highlight w:val="yellow"/>
        </w:rPr>
      </w:pPr>
      <w:r w:rsidRPr="00FF3577">
        <w:rPr>
          <w:rFonts w:asciiTheme="minorBidi" w:hAnsiTheme="minorBidi" w:cs="Arial"/>
          <w:b/>
          <w:bCs/>
          <w:highlight w:val="yellow"/>
          <w:rtl/>
        </w:rPr>
        <w:t>מסמכים</w:t>
      </w:r>
      <w:r w:rsidRPr="00FF3577">
        <w:rPr>
          <w:rFonts w:asciiTheme="minorBidi" w:hAnsiTheme="minorBidi" w:cs="Arial"/>
          <w:highlight w:val="yellow"/>
        </w:rPr>
        <w:t>.</w:t>
      </w:r>
    </w:p>
    <w:p w14:paraId="0EBC9DCE" w14:textId="77777777" w:rsidR="00FF3577" w:rsidRPr="00FF3577" w:rsidRDefault="00FF3577" w:rsidP="00FF3577">
      <w:pPr>
        <w:numPr>
          <w:ilvl w:val="0"/>
          <w:numId w:val="20"/>
        </w:numPr>
        <w:bidi/>
        <w:spacing w:before="120" w:after="120" w:line="276" w:lineRule="auto"/>
        <w:jc w:val="both"/>
        <w:rPr>
          <w:rFonts w:asciiTheme="minorBidi" w:hAnsiTheme="minorBidi" w:cs="Arial"/>
        </w:rPr>
      </w:pPr>
      <w:r w:rsidRPr="00FF3577">
        <w:rPr>
          <w:rFonts w:asciiTheme="minorBidi" w:hAnsiTheme="minorBidi" w:cs="Arial"/>
          <w:b/>
          <w:bCs/>
          <w:rtl/>
        </w:rPr>
        <w:t>ציוד בשימוש</w:t>
      </w:r>
    </w:p>
    <w:p w14:paraId="74FE995C" w14:textId="77777777" w:rsidR="00FF3577" w:rsidRPr="00FF3577" w:rsidRDefault="00FF3577" w:rsidP="00FF3577">
      <w:pPr>
        <w:numPr>
          <w:ilvl w:val="1"/>
          <w:numId w:val="20"/>
        </w:numPr>
        <w:bidi/>
        <w:spacing w:before="120" w:after="120" w:line="276" w:lineRule="auto"/>
        <w:jc w:val="both"/>
        <w:rPr>
          <w:rFonts w:asciiTheme="minorBidi" w:hAnsiTheme="minorBidi" w:cs="Arial"/>
        </w:rPr>
      </w:pPr>
      <w:r w:rsidRPr="00FF3577">
        <w:rPr>
          <w:rFonts w:asciiTheme="minorBidi" w:hAnsiTheme="minorBidi" w:cs="Arial"/>
          <w:rtl/>
        </w:rPr>
        <w:t>חיישני</w:t>
      </w:r>
      <w:r w:rsidRPr="00FF3577">
        <w:rPr>
          <w:rFonts w:asciiTheme="minorBidi" w:hAnsiTheme="minorBidi" w:cs="Arial"/>
        </w:rPr>
        <w:t xml:space="preserve"> HC-SR04 – </w:t>
      </w:r>
      <w:r w:rsidRPr="00FF3577">
        <w:rPr>
          <w:rFonts w:asciiTheme="minorBidi" w:hAnsiTheme="minorBidi" w:cs="Arial"/>
          <w:rtl/>
        </w:rPr>
        <w:t>תיעוד עיוני ודפי נתונים</w:t>
      </w:r>
      <w:r w:rsidRPr="00FF3577">
        <w:rPr>
          <w:rFonts w:asciiTheme="minorBidi" w:hAnsiTheme="minorBidi" w:cs="Arial"/>
        </w:rPr>
        <w:t>.</w:t>
      </w:r>
    </w:p>
    <w:p w14:paraId="664E6118" w14:textId="7EA94D61" w:rsidR="00FF3577" w:rsidRPr="00FF3577" w:rsidRDefault="00FF3577" w:rsidP="00FF3577">
      <w:pPr>
        <w:numPr>
          <w:ilvl w:val="1"/>
          <w:numId w:val="20"/>
        </w:numPr>
        <w:bidi/>
        <w:spacing w:before="120" w:after="120" w:line="276" w:lineRule="auto"/>
        <w:jc w:val="both"/>
        <w:rPr>
          <w:rFonts w:asciiTheme="minorBidi" w:hAnsiTheme="minorBidi" w:cs="Arial"/>
        </w:rPr>
      </w:pPr>
      <w:r w:rsidRPr="00FF3577">
        <w:rPr>
          <w:rFonts w:asciiTheme="minorBidi" w:hAnsiTheme="minorBidi" w:cs="Arial"/>
        </w:rPr>
        <w:t xml:space="preserve">Arduino Nano 33 IoT  </w:t>
      </w:r>
      <w:r>
        <w:rPr>
          <w:rFonts w:asciiTheme="minorBidi" w:hAnsiTheme="minorBidi" w:cs="Arial" w:hint="cs"/>
          <w:rtl/>
        </w:rPr>
        <w:t xml:space="preserve"> </w:t>
      </w:r>
      <w:r w:rsidRPr="00FF3577">
        <w:rPr>
          <w:rFonts w:asciiTheme="minorBidi" w:hAnsiTheme="minorBidi" w:cs="Arial"/>
          <w:rtl/>
        </w:rPr>
        <w:t xml:space="preserve">תיעוד קונפיגורציה, תרשימי חיבור, </w:t>
      </w:r>
      <w:proofErr w:type="spellStart"/>
      <w:r w:rsidRPr="00FF3577">
        <w:rPr>
          <w:rFonts w:asciiTheme="minorBidi" w:hAnsiTheme="minorBidi" w:cs="Arial"/>
          <w:rtl/>
        </w:rPr>
        <w:t>תכניות</w:t>
      </w:r>
      <w:proofErr w:type="spellEnd"/>
      <w:r w:rsidRPr="00FF3577">
        <w:rPr>
          <w:rFonts w:asciiTheme="minorBidi" w:hAnsiTheme="minorBidi" w:cs="Arial"/>
          <w:rtl/>
        </w:rPr>
        <w:t xml:space="preserve"> הרכבה</w:t>
      </w:r>
      <w:r w:rsidRPr="00FF3577">
        <w:rPr>
          <w:rFonts w:asciiTheme="minorBidi" w:hAnsiTheme="minorBidi" w:cs="Arial"/>
        </w:rPr>
        <w:t>.</w:t>
      </w:r>
    </w:p>
    <w:p w14:paraId="67EFCD87" w14:textId="77777777" w:rsidR="00FF3577" w:rsidRPr="00FF3577" w:rsidRDefault="00FF3577" w:rsidP="00FF3577">
      <w:pPr>
        <w:numPr>
          <w:ilvl w:val="1"/>
          <w:numId w:val="20"/>
        </w:numPr>
        <w:bidi/>
        <w:spacing w:before="120" w:after="120" w:line="276" w:lineRule="auto"/>
        <w:jc w:val="both"/>
        <w:rPr>
          <w:rFonts w:asciiTheme="minorBidi" w:hAnsiTheme="minorBidi" w:cs="Arial"/>
        </w:rPr>
      </w:pPr>
      <w:r w:rsidRPr="00FF3577">
        <w:rPr>
          <w:rFonts w:asciiTheme="minorBidi" w:hAnsiTheme="minorBidi" w:cs="Arial"/>
          <w:rtl/>
        </w:rPr>
        <w:t>מטען וסוללה</w:t>
      </w:r>
      <w:r w:rsidRPr="00FF3577">
        <w:rPr>
          <w:rFonts w:asciiTheme="minorBidi" w:hAnsiTheme="minorBidi" w:cs="Arial"/>
        </w:rPr>
        <w:t xml:space="preserve"> </w:t>
      </w:r>
      <w:proofErr w:type="spellStart"/>
      <w:r w:rsidRPr="00FF3577">
        <w:rPr>
          <w:rFonts w:asciiTheme="minorBidi" w:hAnsiTheme="minorBidi" w:cs="Arial"/>
        </w:rPr>
        <w:t>SparkFun</w:t>
      </w:r>
      <w:proofErr w:type="spellEnd"/>
      <w:r w:rsidRPr="00FF3577">
        <w:rPr>
          <w:rFonts w:asciiTheme="minorBidi" w:hAnsiTheme="minorBidi" w:cs="Arial"/>
        </w:rPr>
        <w:t xml:space="preserve"> – </w:t>
      </w:r>
      <w:r w:rsidRPr="00FF3577">
        <w:rPr>
          <w:rFonts w:asciiTheme="minorBidi" w:hAnsiTheme="minorBidi" w:cs="Arial"/>
          <w:rtl/>
        </w:rPr>
        <w:t>מפרטי זרם, משקל וטעינה</w:t>
      </w:r>
      <w:r w:rsidRPr="00FF3577">
        <w:rPr>
          <w:rFonts w:asciiTheme="minorBidi" w:hAnsiTheme="minorBidi" w:cs="Arial"/>
        </w:rPr>
        <w:t>.</w:t>
      </w:r>
    </w:p>
    <w:p w14:paraId="75AC9EE3" w14:textId="1A8E86EB" w:rsidR="00FF3577" w:rsidRPr="00FF3577" w:rsidRDefault="00FF3577" w:rsidP="00FF3577">
      <w:pPr>
        <w:pStyle w:val="a9"/>
        <w:numPr>
          <w:ilvl w:val="1"/>
          <w:numId w:val="9"/>
        </w:numPr>
        <w:bidi/>
        <w:spacing w:before="120" w:after="120" w:line="276" w:lineRule="auto"/>
        <w:jc w:val="both"/>
        <w:rPr>
          <w:rFonts w:asciiTheme="minorBidi" w:hAnsiTheme="minorBidi" w:cs="Arial"/>
          <w:b/>
          <w:bCs/>
        </w:rPr>
      </w:pPr>
      <w:r w:rsidRPr="00FF3577">
        <w:rPr>
          <w:rFonts w:asciiTheme="minorBidi" w:hAnsiTheme="minorBidi" w:cs="Arial"/>
          <w:b/>
          <w:bCs/>
          <w:rtl/>
        </w:rPr>
        <w:t>מיקום התיעוד</w:t>
      </w:r>
    </w:p>
    <w:p w14:paraId="7A586B6A" w14:textId="77777777" w:rsidR="00FF3577" w:rsidRPr="00FF3577" w:rsidRDefault="00FF3577" w:rsidP="00FF3577">
      <w:pPr>
        <w:bidi/>
        <w:spacing w:before="120" w:after="120" w:line="276" w:lineRule="auto"/>
        <w:ind w:left="360"/>
        <w:jc w:val="both"/>
        <w:rPr>
          <w:rFonts w:asciiTheme="minorBidi" w:hAnsiTheme="minorBidi" w:cs="Arial"/>
        </w:rPr>
      </w:pPr>
      <w:r w:rsidRPr="00FF3577">
        <w:rPr>
          <w:rFonts w:asciiTheme="minorBidi" w:hAnsiTheme="minorBidi" w:cs="Arial"/>
          <w:highlight w:val="yellow"/>
          <w:rtl/>
        </w:rPr>
        <w:t>כל החומרים נשמרו בענן</w:t>
      </w:r>
      <w:r w:rsidRPr="00FF3577">
        <w:rPr>
          <w:rFonts w:asciiTheme="minorBidi" w:hAnsiTheme="minorBidi" w:cs="Arial"/>
          <w:highlight w:val="yellow"/>
        </w:rPr>
        <w:t xml:space="preserve"> Google Drive </w:t>
      </w:r>
      <w:r w:rsidRPr="00FF3577">
        <w:rPr>
          <w:rFonts w:asciiTheme="minorBidi" w:hAnsiTheme="minorBidi" w:cs="Arial"/>
          <w:highlight w:val="yellow"/>
          <w:rtl/>
        </w:rPr>
        <w:t>המשותף לצוות, ויגובו גם ב</w:t>
      </w:r>
      <w:r w:rsidRPr="00FF3577">
        <w:rPr>
          <w:rFonts w:asciiTheme="minorBidi" w:hAnsiTheme="minorBidi" w:cs="Arial"/>
          <w:highlight w:val="yellow"/>
        </w:rPr>
        <w:t xml:space="preserve">-GitHub </w:t>
      </w:r>
      <w:r w:rsidRPr="00FF3577">
        <w:rPr>
          <w:rFonts w:asciiTheme="minorBidi" w:hAnsiTheme="minorBidi" w:cs="Arial"/>
          <w:highlight w:val="yellow"/>
          <w:rtl/>
        </w:rPr>
        <w:t>לצורך המשכיות</w:t>
      </w:r>
      <w:r w:rsidRPr="00FF3577">
        <w:rPr>
          <w:rFonts w:asciiTheme="minorBidi" w:hAnsiTheme="minorBidi" w:cs="Arial"/>
          <w:highlight w:val="yellow"/>
        </w:rPr>
        <w:t>:</w:t>
      </w:r>
    </w:p>
    <w:p w14:paraId="63D4220D" w14:textId="180678E1" w:rsidR="00FF3577" w:rsidRPr="00FF3577" w:rsidRDefault="00FF3577" w:rsidP="00FF3577">
      <w:pPr>
        <w:bidi/>
        <w:spacing w:before="120" w:after="120" w:line="276" w:lineRule="auto"/>
        <w:ind w:left="360"/>
        <w:jc w:val="both"/>
        <w:rPr>
          <w:rFonts w:asciiTheme="minorBidi" w:hAnsiTheme="minorBidi" w:cs="Arial" w:hint="cs"/>
          <w:rtl/>
        </w:rPr>
      </w:pPr>
    </w:p>
    <w:p w14:paraId="5BDEBEAA" w14:textId="77777777" w:rsidR="00FF3577" w:rsidRPr="00FF3577" w:rsidRDefault="00FF3577" w:rsidP="00FF3577">
      <w:pPr>
        <w:bidi/>
        <w:spacing w:before="120" w:after="120" w:line="276" w:lineRule="auto"/>
        <w:ind w:left="360"/>
        <w:jc w:val="both"/>
        <w:rPr>
          <w:rFonts w:asciiTheme="minorBidi" w:hAnsiTheme="minorBidi" w:cs="Arial" w:hint="cs"/>
          <w:rtl/>
        </w:rPr>
      </w:pPr>
    </w:p>
    <w:sectPr w:rsidR="00FF3577" w:rsidRPr="00FF3577" w:rsidSect="001523B7">
      <w:footerReference w:type="default" r:id="rId12"/>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B4A2D" w14:textId="77777777" w:rsidR="00A51E4F" w:rsidRDefault="00A51E4F" w:rsidP="00D9240F">
      <w:pPr>
        <w:spacing w:line="240" w:lineRule="auto"/>
      </w:pPr>
      <w:r>
        <w:separator/>
      </w:r>
    </w:p>
  </w:endnote>
  <w:endnote w:type="continuationSeparator" w:id="0">
    <w:p w14:paraId="4741BAEF" w14:textId="77777777" w:rsidR="00A51E4F" w:rsidRDefault="00A51E4F" w:rsidP="00D924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3073718"/>
      <w:docPartObj>
        <w:docPartGallery w:val="Page Numbers (Bottom of Page)"/>
        <w:docPartUnique/>
      </w:docPartObj>
    </w:sdtPr>
    <w:sdtContent>
      <w:p w14:paraId="3F6FCCED" w14:textId="0AAAC17C" w:rsidR="00D9240F" w:rsidRDefault="00D9240F">
        <w:pPr>
          <w:pStyle w:val="af3"/>
          <w:jc w:val="center"/>
        </w:pPr>
        <w:r>
          <w:fldChar w:fldCharType="begin"/>
        </w:r>
        <w:r>
          <w:instrText>PAGE   \* MERGEFORMAT</w:instrText>
        </w:r>
        <w:r>
          <w:fldChar w:fldCharType="separate"/>
        </w:r>
        <w:r>
          <w:rPr>
            <w:rtl/>
            <w:lang w:val="he-IL"/>
          </w:rPr>
          <w:t>2</w:t>
        </w:r>
        <w:r>
          <w:fldChar w:fldCharType="end"/>
        </w:r>
      </w:p>
    </w:sdtContent>
  </w:sdt>
  <w:p w14:paraId="558335FD" w14:textId="77777777" w:rsidR="00D9240F" w:rsidRDefault="00D9240F">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DB996F" w14:textId="77777777" w:rsidR="00A51E4F" w:rsidRDefault="00A51E4F" w:rsidP="00D9240F">
      <w:pPr>
        <w:spacing w:line="240" w:lineRule="auto"/>
      </w:pPr>
      <w:r>
        <w:separator/>
      </w:r>
    </w:p>
  </w:footnote>
  <w:footnote w:type="continuationSeparator" w:id="0">
    <w:p w14:paraId="75797169" w14:textId="77777777" w:rsidR="00A51E4F" w:rsidRDefault="00A51E4F" w:rsidP="00D924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037FF"/>
    <w:multiLevelType w:val="hybridMultilevel"/>
    <w:tmpl w:val="7C764E44"/>
    <w:lvl w:ilvl="0" w:tplc="6DC0D0DC">
      <w:start w:val="1"/>
      <w:numFmt w:val="decimal"/>
      <w:lvlText w:val="%1."/>
      <w:lvlJc w:val="left"/>
      <w:pPr>
        <w:ind w:left="1368" w:hanging="10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546BE"/>
    <w:multiLevelType w:val="multilevel"/>
    <w:tmpl w:val="48EA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F2EB4"/>
    <w:multiLevelType w:val="multilevel"/>
    <w:tmpl w:val="DF42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AB6DA1"/>
    <w:multiLevelType w:val="hybridMultilevel"/>
    <w:tmpl w:val="CF26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01198"/>
    <w:multiLevelType w:val="multilevel"/>
    <w:tmpl w:val="4214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730F6"/>
    <w:multiLevelType w:val="multilevel"/>
    <w:tmpl w:val="17C4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74AE0"/>
    <w:multiLevelType w:val="hybridMultilevel"/>
    <w:tmpl w:val="50F2D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A24185"/>
    <w:multiLevelType w:val="multilevel"/>
    <w:tmpl w:val="8598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A9251C"/>
    <w:multiLevelType w:val="multilevel"/>
    <w:tmpl w:val="D5C4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A15CA8"/>
    <w:multiLevelType w:val="multilevel"/>
    <w:tmpl w:val="36B65C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26428D6"/>
    <w:multiLevelType w:val="multilevel"/>
    <w:tmpl w:val="B830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D97451"/>
    <w:multiLevelType w:val="multilevel"/>
    <w:tmpl w:val="17CE8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4A36DA"/>
    <w:multiLevelType w:val="multilevel"/>
    <w:tmpl w:val="311C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F34BEB"/>
    <w:multiLevelType w:val="multilevel"/>
    <w:tmpl w:val="5BC87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9B7120"/>
    <w:multiLevelType w:val="multilevel"/>
    <w:tmpl w:val="7124D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5F592FDB"/>
    <w:multiLevelType w:val="multilevel"/>
    <w:tmpl w:val="67D86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847800"/>
    <w:multiLevelType w:val="multilevel"/>
    <w:tmpl w:val="E3AE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2C3B95"/>
    <w:multiLevelType w:val="multilevel"/>
    <w:tmpl w:val="ECB69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3932DE"/>
    <w:multiLevelType w:val="hybridMultilevel"/>
    <w:tmpl w:val="68BC5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0F16A8"/>
    <w:multiLevelType w:val="multilevel"/>
    <w:tmpl w:val="A7562D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226AF2"/>
    <w:multiLevelType w:val="multilevel"/>
    <w:tmpl w:val="2DEC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579307">
    <w:abstractNumId w:val="15"/>
  </w:num>
  <w:num w:numId="2" w16cid:durableId="502548560">
    <w:abstractNumId w:val="14"/>
  </w:num>
  <w:num w:numId="3" w16cid:durableId="220139192">
    <w:abstractNumId w:val="7"/>
  </w:num>
  <w:num w:numId="4" w16cid:durableId="248540592">
    <w:abstractNumId w:val="12"/>
  </w:num>
  <w:num w:numId="5" w16cid:durableId="1390955528">
    <w:abstractNumId w:val="6"/>
  </w:num>
  <w:num w:numId="6" w16cid:durableId="640422498">
    <w:abstractNumId w:val="19"/>
  </w:num>
  <w:num w:numId="7" w16cid:durableId="548348637">
    <w:abstractNumId w:val="0"/>
  </w:num>
  <w:num w:numId="8" w16cid:durableId="1175993114">
    <w:abstractNumId w:val="3"/>
  </w:num>
  <w:num w:numId="9" w16cid:durableId="2003925507">
    <w:abstractNumId w:val="9"/>
  </w:num>
  <w:num w:numId="10" w16cid:durableId="1907378203">
    <w:abstractNumId w:val="13"/>
  </w:num>
  <w:num w:numId="11" w16cid:durableId="1530099300">
    <w:abstractNumId w:val="1"/>
  </w:num>
  <w:num w:numId="12" w16cid:durableId="527447339">
    <w:abstractNumId w:val="5"/>
  </w:num>
  <w:num w:numId="13" w16cid:durableId="684357375">
    <w:abstractNumId w:val="20"/>
  </w:num>
  <w:num w:numId="14" w16cid:durableId="241574603">
    <w:abstractNumId w:val="4"/>
  </w:num>
  <w:num w:numId="15" w16cid:durableId="1516075215">
    <w:abstractNumId w:val="17"/>
  </w:num>
  <w:num w:numId="16" w16cid:durableId="1501309467">
    <w:abstractNumId w:val="8"/>
  </w:num>
  <w:num w:numId="17" w16cid:durableId="653535063">
    <w:abstractNumId w:val="10"/>
  </w:num>
  <w:num w:numId="18" w16cid:durableId="605232816">
    <w:abstractNumId w:val="16"/>
  </w:num>
  <w:num w:numId="19" w16cid:durableId="76481061">
    <w:abstractNumId w:val="11"/>
  </w:num>
  <w:num w:numId="20" w16cid:durableId="866527500">
    <w:abstractNumId w:val="18"/>
  </w:num>
  <w:num w:numId="21" w16cid:durableId="426343670">
    <w:abstractNumId w:val="21"/>
  </w:num>
  <w:num w:numId="22" w16cid:durableId="80748085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i Raich">
    <w15:presenceInfo w15:providerId="AD" w15:userId="S-1-5-21-3113808238-327844207-704719944-13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5CD"/>
    <w:rsid w:val="0003497E"/>
    <w:rsid w:val="00060FFA"/>
    <w:rsid w:val="000D0B46"/>
    <w:rsid w:val="000D3B50"/>
    <w:rsid w:val="000F23AF"/>
    <w:rsid w:val="000F6837"/>
    <w:rsid w:val="0010428D"/>
    <w:rsid w:val="00123FEA"/>
    <w:rsid w:val="0012556D"/>
    <w:rsid w:val="001351B9"/>
    <w:rsid w:val="001523B7"/>
    <w:rsid w:val="00163FBD"/>
    <w:rsid w:val="00175D18"/>
    <w:rsid w:val="00191269"/>
    <w:rsid w:val="001B2324"/>
    <w:rsid w:val="001D16A3"/>
    <w:rsid w:val="001D49BB"/>
    <w:rsid w:val="001F4670"/>
    <w:rsid w:val="001F576E"/>
    <w:rsid w:val="002044FC"/>
    <w:rsid w:val="002123A4"/>
    <w:rsid w:val="00217D4B"/>
    <w:rsid w:val="00225980"/>
    <w:rsid w:val="002359B0"/>
    <w:rsid w:val="00236875"/>
    <w:rsid w:val="00255CB8"/>
    <w:rsid w:val="0029212E"/>
    <w:rsid w:val="00292197"/>
    <w:rsid w:val="002965E2"/>
    <w:rsid w:val="002B57E5"/>
    <w:rsid w:val="002B61F0"/>
    <w:rsid w:val="002C354D"/>
    <w:rsid w:val="002C3791"/>
    <w:rsid w:val="00300EA2"/>
    <w:rsid w:val="0030447F"/>
    <w:rsid w:val="00315858"/>
    <w:rsid w:val="00317145"/>
    <w:rsid w:val="0035272A"/>
    <w:rsid w:val="00356CF7"/>
    <w:rsid w:val="00357558"/>
    <w:rsid w:val="00360DCB"/>
    <w:rsid w:val="003627FE"/>
    <w:rsid w:val="00380E7C"/>
    <w:rsid w:val="003849A2"/>
    <w:rsid w:val="003B4979"/>
    <w:rsid w:val="003C278C"/>
    <w:rsid w:val="003F0179"/>
    <w:rsid w:val="00402C5E"/>
    <w:rsid w:val="00405774"/>
    <w:rsid w:val="00411012"/>
    <w:rsid w:val="00434684"/>
    <w:rsid w:val="004645CD"/>
    <w:rsid w:val="00491074"/>
    <w:rsid w:val="004A4EC3"/>
    <w:rsid w:val="004B3479"/>
    <w:rsid w:val="004C54C3"/>
    <w:rsid w:val="004D44AA"/>
    <w:rsid w:val="00512C93"/>
    <w:rsid w:val="00514C97"/>
    <w:rsid w:val="005500B7"/>
    <w:rsid w:val="00565DE0"/>
    <w:rsid w:val="00581934"/>
    <w:rsid w:val="005855B7"/>
    <w:rsid w:val="0059137E"/>
    <w:rsid w:val="0059376E"/>
    <w:rsid w:val="005B2B06"/>
    <w:rsid w:val="005D18CF"/>
    <w:rsid w:val="005D217B"/>
    <w:rsid w:val="005F04C9"/>
    <w:rsid w:val="00600906"/>
    <w:rsid w:val="006141D8"/>
    <w:rsid w:val="0064165E"/>
    <w:rsid w:val="00653CAE"/>
    <w:rsid w:val="00686770"/>
    <w:rsid w:val="0069510F"/>
    <w:rsid w:val="006A3510"/>
    <w:rsid w:val="006C497B"/>
    <w:rsid w:val="006C6A6D"/>
    <w:rsid w:val="006D2243"/>
    <w:rsid w:val="006F4CFC"/>
    <w:rsid w:val="00705AFD"/>
    <w:rsid w:val="007065F5"/>
    <w:rsid w:val="007119E8"/>
    <w:rsid w:val="00721474"/>
    <w:rsid w:val="007247AB"/>
    <w:rsid w:val="00731592"/>
    <w:rsid w:val="007406AA"/>
    <w:rsid w:val="007565EA"/>
    <w:rsid w:val="00787FFD"/>
    <w:rsid w:val="007C44D0"/>
    <w:rsid w:val="007C551E"/>
    <w:rsid w:val="007E2B71"/>
    <w:rsid w:val="0081074B"/>
    <w:rsid w:val="008515A4"/>
    <w:rsid w:val="008607CE"/>
    <w:rsid w:val="00872E80"/>
    <w:rsid w:val="00882289"/>
    <w:rsid w:val="00887FC5"/>
    <w:rsid w:val="008909C6"/>
    <w:rsid w:val="008F3815"/>
    <w:rsid w:val="008F6E13"/>
    <w:rsid w:val="00907E9D"/>
    <w:rsid w:val="00920089"/>
    <w:rsid w:val="00925C74"/>
    <w:rsid w:val="00927050"/>
    <w:rsid w:val="00930158"/>
    <w:rsid w:val="009314F2"/>
    <w:rsid w:val="00960981"/>
    <w:rsid w:val="00973E76"/>
    <w:rsid w:val="009813C1"/>
    <w:rsid w:val="00985F92"/>
    <w:rsid w:val="0098654F"/>
    <w:rsid w:val="009A02F7"/>
    <w:rsid w:val="009D03D9"/>
    <w:rsid w:val="009D6BA3"/>
    <w:rsid w:val="009E016C"/>
    <w:rsid w:val="009F3211"/>
    <w:rsid w:val="009F63B0"/>
    <w:rsid w:val="00A070B3"/>
    <w:rsid w:val="00A12072"/>
    <w:rsid w:val="00A12135"/>
    <w:rsid w:val="00A2793A"/>
    <w:rsid w:val="00A4400B"/>
    <w:rsid w:val="00A47443"/>
    <w:rsid w:val="00A51E4F"/>
    <w:rsid w:val="00AB57FB"/>
    <w:rsid w:val="00AD7B6F"/>
    <w:rsid w:val="00AF401E"/>
    <w:rsid w:val="00B05C39"/>
    <w:rsid w:val="00B178F2"/>
    <w:rsid w:val="00B22335"/>
    <w:rsid w:val="00B45BE4"/>
    <w:rsid w:val="00B4794D"/>
    <w:rsid w:val="00B513A5"/>
    <w:rsid w:val="00B5578B"/>
    <w:rsid w:val="00B57623"/>
    <w:rsid w:val="00BB47CD"/>
    <w:rsid w:val="00BD02C6"/>
    <w:rsid w:val="00BD0936"/>
    <w:rsid w:val="00BE6EBB"/>
    <w:rsid w:val="00BF591E"/>
    <w:rsid w:val="00C01082"/>
    <w:rsid w:val="00C4734B"/>
    <w:rsid w:val="00C61E27"/>
    <w:rsid w:val="00C75640"/>
    <w:rsid w:val="00C934A6"/>
    <w:rsid w:val="00C94B44"/>
    <w:rsid w:val="00D3115A"/>
    <w:rsid w:val="00D86F07"/>
    <w:rsid w:val="00D9240F"/>
    <w:rsid w:val="00DB40E4"/>
    <w:rsid w:val="00DC21E1"/>
    <w:rsid w:val="00DD6608"/>
    <w:rsid w:val="00DE67B1"/>
    <w:rsid w:val="00DE6E93"/>
    <w:rsid w:val="00DF1F06"/>
    <w:rsid w:val="00DF538F"/>
    <w:rsid w:val="00E17F7C"/>
    <w:rsid w:val="00E8361B"/>
    <w:rsid w:val="00F10164"/>
    <w:rsid w:val="00F14487"/>
    <w:rsid w:val="00F34F51"/>
    <w:rsid w:val="00F640E3"/>
    <w:rsid w:val="00F85F96"/>
    <w:rsid w:val="00FB022D"/>
    <w:rsid w:val="00FD0EFF"/>
    <w:rsid w:val="00FD37F1"/>
    <w:rsid w:val="00FE0E7A"/>
    <w:rsid w:val="00FF3577"/>
    <w:rsid w:val="00FF6E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73461"/>
  <w15:chartTrackingRefBased/>
  <w15:docId w15:val="{62A06AA3-9BEA-4E7D-A007-B92A16176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44AA"/>
    <w:pPr>
      <w:spacing w:after="0" w:line="360" w:lineRule="auto"/>
    </w:pPr>
    <w:rPr>
      <w:rFonts w:ascii="Times New Roman" w:eastAsia="Times New Roman" w:hAnsi="Times New Roman" w:cs="Times New Roman"/>
      <w:kern w:val="0"/>
      <w:sz w:val="24"/>
      <w:szCs w:val="24"/>
      <w14:ligatures w14:val="none"/>
    </w:rPr>
  </w:style>
  <w:style w:type="paragraph" w:styleId="1">
    <w:name w:val="heading 1"/>
    <w:basedOn w:val="a"/>
    <w:next w:val="a"/>
    <w:link w:val="10"/>
    <w:uiPriority w:val="9"/>
    <w:qFormat/>
    <w:rsid w:val="004645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4645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645C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4645C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4645C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645CD"/>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645CD"/>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645CD"/>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645CD"/>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645CD"/>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4645CD"/>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4645CD"/>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4645CD"/>
    <w:rPr>
      <w:rFonts w:eastAsiaTheme="majorEastAsia" w:cstheme="majorBidi"/>
      <w:i/>
      <w:iCs/>
      <w:color w:val="0F4761" w:themeColor="accent1" w:themeShade="BF"/>
    </w:rPr>
  </w:style>
  <w:style w:type="character" w:customStyle="1" w:styleId="50">
    <w:name w:val="כותרת 5 תו"/>
    <w:basedOn w:val="a0"/>
    <w:link w:val="5"/>
    <w:uiPriority w:val="9"/>
    <w:semiHidden/>
    <w:rsid w:val="004645CD"/>
    <w:rPr>
      <w:rFonts w:eastAsiaTheme="majorEastAsia" w:cstheme="majorBidi"/>
      <w:color w:val="0F4761" w:themeColor="accent1" w:themeShade="BF"/>
    </w:rPr>
  </w:style>
  <w:style w:type="character" w:customStyle="1" w:styleId="60">
    <w:name w:val="כותרת 6 תו"/>
    <w:basedOn w:val="a0"/>
    <w:link w:val="6"/>
    <w:uiPriority w:val="9"/>
    <w:semiHidden/>
    <w:rsid w:val="004645CD"/>
    <w:rPr>
      <w:rFonts w:eastAsiaTheme="majorEastAsia" w:cstheme="majorBidi"/>
      <w:i/>
      <w:iCs/>
      <w:color w:val="595959" w:themeColor="text1" w:themeTint="A6"/>
    </w:rPr>
  </w:style>
  <w:style w:type="character" w:customStyle="1" w:styleId="70">
    <w:name w:val="כותרת 7 תו"/>
    <w:basedOn w:val="a0"/>
    <w:link w:val="7"/>
    <w:uiPriority w:val="9"/>
    <w:semiHidden/>
    <w:rsid w:val="004645CD"/>
    <w:rPr>
      <w:rFonts w:eastAsiaTheme="majorEastAsia" w:cstheme="majorBidi"/>
      <w:color w:val="595959" w:themeColor="text1" w:themeTint="A6"/>
    </w:rPr>
  </w:style>
  <w:style w:type="character" w:customStyle="1" w:styleId="80">
    <w:name w:val="כותרת 8 תו"/>
    <w:basedOn w:val="a0"/>
    <w:link w:val="8"/>
    <w:uiPriority w:val="9"/>
    <w:semiHidden/>
    <w:rsid w:val="004645CD"/>
    <w:rPr>
      <w:rFonts w:eastAsiaTheme="majorEastAsia" w:cstheme="majorBidi"/>
      <w:i/>
      <w:iCs/>
      <w:color w:val="272727" w:themeColor="text1" w:themeTint="D8"/>
    </w:rPr>
  </w:style>
  <w:style w:type="character" w:customStyle="1" w:styleId="90">
    <w:name w:val="כותרת 9 תו"/>
    <w:basedOn w:val="a0"/>
    <w:link w:val="9"/>
    <w:uiPriority w:val="9"/>
    <w:semiHidden/>
    <w:rsid w:val="004645CD"/>
    <w:rPr>
      <w:rFonts w:eastAsiaTheme="majorEastAsia" w:cstheme="majorBidi"/>
      <w:color w:val="272727" w:themeColor="text1" w:themeTint="D8"/>
    </w:rPr>
  </w:style>
  <w:style w:type="paragraph" w:styleId="a3">
    <w:name w:val="Title"/>
    <w:basedOn w:val="a"/>
    <w:next w:val="a"/>
    <w:link w:val="a4"/>
    <w:qFormat/>
    <w:rsid w:val="004645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645C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45CD"/>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645CD"/>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645CD"/>
    <w:pPr>
      <w:spacing w:before="160"/>
      <w:jc w:val="center"/>
    </w:pPr>
    <w:rPr>
      <w:i/>
      <w:iCs/>
      <w:color w:val="404040" w:themeColor="text1" w:themeTint="BF"/>
    </w:rPr>
  </w:style>
  <w:style w:type="character" w:customStyle="1" w:styleId="a8">
    <w:name w:val="ציטוט תו"/>
    <w:basedOn w:val="a0"/>
    <w:link w:val="a7"/>
    <w:uiPriority w:val="29"/>
    <w:rsid w:val="004645CD"/>
    <w:rPr>
      <w:i/>
      <w:iCs/>
      <w:color w:val="404040" w:themeColor="text1" w:themeTint="BF"/>
    </w:rPr>
  </w:style>
  <w:style w:type="paragraph" w:styleId="a9">
    <w:name w:val="List Paragraph"/>
    <w:basedOn w:val="a"/>
    <w:uiPriority w:val="34"/>
    <w:qFormat/>
    <w:rsid w:val="004645CD"/>
    <w:pPr>
      <w:ind w:left="720"/>
      <w:contextualSpacing/>
    </w:pPr>
  </w:style>
  <w:style w:type="character" w:styleId="aa">
    <w:name w:val="Intense Emphasis"/>
    <w:basedOn w:val="a0"/>
    <w:uiPriority w:val="21"/>
    <w:qFormat/>
    <w:rsid w:val="004645CD"/>
    <w:rPr>
      <w:i/>
      <w:iCs/>
      <w:color w:val="0F4761" w:themeColor="accent1" w:themeShade="BF"/>
    </w:rPr>
  </w:style>
  <w:style w:type="paragraph" w:styleId="ab">
    <w:name w:val="Intense Quote"/>
    <w:basedOn w:val="a"/>
    <w:next w:val="a"/>
    <w:link w:val="ac"/>
    <w:uiPriority w:val="30"/>
    <w:qFormat/>
    <w:rsid w:val="004645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4645CD"/>
    <w:rPr>
      <w:i/>
      <w:iCs/>
      <w:color w:val="0F4761" w:themeColor="accent1" w:themeShade="BF"/>
    </w:rPr>
  </w:style>
  <w:style w:type="character" w:styleId="ad">
    <w:name w:val="Intense Reference"/>
    <w:basedOn w:val="a0"/>
    <w:uiPriority w:val="32"/>
    <w:qFormat/>
    <w:rsid w:val="004645CD"/>
    <w:rPr>
      <w:b/>
      <w:bCs/>
      <w:smallCaps/>
      <w:color w:val="0F4761" w:themeColor="accent1" w:themeShade="BF"/>
      <w:spacing w:val="5"/>
    </w:rPr>
  </w:style>
  <w:style w:type="paragraph" w:styleId="ae">
    <w:name w:val="table of figures"/>
    <w:basedOn w:val="a"/>
    <w:next w:val="a"/>
    <w:uiPriority w:val="99"/>
    <w:rsid w:val="005855B7"/>
    <w:pPr>
      <w:ind w:left="480" w:hanging="480"/>
    </w:pPr>
    <w:rPr>
      <w:lang w:eastAsia="he-IL"/>
    </w:rPr>
  </w:style>
  <w:style w:type="character" w:styleId="Hyperlink">
    <w:name w:val="Hyperlink"/>
    <w:uiPriority w:val="99"/>
    <w:rsid w:val="00491074"/>
    <w:rPr>
      <w:color w:val="0000FF"/>
      <w:u w:val="single"/>
    </w:rPr>
  </w:style>
  <w:style w:type="paragraph" w:styleId="af">
    <w:name w:val="TOC Heading"/>
    <w:basedOn w:val="1"/>
    <w:next w:val="a"/>
    <w:uiPriority w:val="39"/>
    <w:unhideWhenUsed/>
    <w:qFormat/>
    <w:rsid w:val="00491074"/>
    <w:pPr>
      <w:spacing w:before="480" w:after="0" w:line="276" w:lineRule="auto"/>
      <w:jc w:val="both"/>
      <w:outlineLvl w:val="9"/>
    </w:pPr>
    <w:rPr>
      <w:rFonts w:ascii="Cambria" w:eastAsia="Times New Roman" w:hAnsi="Cambria" w:cs="Times New Roman"/>
      <w:b/>
      <w:bCs/>
      <w:color w:val="365F91"/>
      <w:sz w:val="28"/>
      <w:szCs w:val="28"/>
      <w:lang w:bidi="ar-SA"/>
    </w:rPr>
  </w:style>
  <w:style w:type="paragraph" w:styleId="TOC2">
    <w:name w:val="toc 2"/>
    <w:basedOn w:val="a"/>
    <w:next w:val="a"/>
    <w:autoRedefine/>
    <w:uiPriority w:val="39"/>
    <w:unhideWhenUsed/>
    <w:qFormat/>
    <w:rsid w:val="00491074"/>
    <w:pPr>
      <w:tabs>
        <w:tab w:val="right" w:leader="dot" w:pos="8296"/>
      </w:tabs>
      <w:bidi/>
      <w:spacing w:after="100" w:line="276" w:lineRule="auto"/>
      <w:ind w:left="220"/>
      <w:jc w:val="both"/>
    </w:pPr>
    <w:rPr>
      <w:rFonts w:ascii="Calibri" w:hAnsi="Calibri" w:cs="Arial"/>
      <w:sz w:val="22"/>
      <w:szCs w:val="22"/>
      <w:lang w:bidi="ar-SA"/>
    </w:rPr>
  </w:style>
  <w:style w:type="paragraph" w:styleId="TOC1">
    <w:name w:val="toc 1"/>
    <w:basedOn w:val="a"/>
    <w:next w:val="a"/>
    <w:autoRedefine/>
    <w:uiPriority w:val="39"/>
    <w:unhideWhenUsed/>
    <w:qFormat/>
    <w:rsid w:val="00491074"/>
    <w:pPr>
      <w:tabs>
        <w:tab w:val="right" w:leader="dot" w:pos="8296"/>
      </w:tabs>
      <w:bidi/>
      <w:spacing w:after="100" w:line="276" w:lineRule="auto"/>
      <w:ind w:left="296" w:hanging="270"/>
    </w:pPr>
    <w:rPr>
      <w:rFonts w:ascii="Calibri" w:hAnsi="Calibri" w:cs="Arial"/>
      <w:sz w:val="22"/>
      <w:szCs w:val="22"/>
      <w:lang w:bidi="ar-SA"/>
    </w:rPr>
  </w:style>
  <w:style w:type="paragraph" w:styleId="TOC3">
    <w:name w:val="toc 3"/>
    <w:basedOn w:val="a"/>
    <w:next w:val="a"/>
    <w:autoRedefine/>
    <w:uiPriority w:val="39"/>
    <w:unhideWhenUsed/>
    <w:qFormat/>
    <w:rsid w:val="00491074"/>
    <w:pPr>
      <w:spacing w:after="100" w:line="276" w:lineRule="auto"/>
      <w:ind w:left="440"/>
    </w:pPr>
    <w:rPr>
      <w:rFonts w:ascii="Calibri" w:hAnsi="Calibri" w:cs="Arial"/>
      <w:sz w:val="22"/>
      <w:szCs w:val="22"/>
      <w:lang w:bidi="ar-SA"/>
    </w:rPr>
  </w:style>
  <w:style w:type="paragraph" w:styleId="af0">
    <w:name w:val="caption"/>
    <w:basedOn w:val="a"/>
    <w:next w:val="a"/>
    <w:uiPriority w:val="35"/>
    <w:unhideWhenUsed/>
    <w:qFormat/>
    <w:rsid w:val="006C497B"/>
    <w:rPr>
      <w:b/>
      <w:bCs/>
      <w:sz w:val="20"/>
      <w:szCs w:val="20"/>
    </w:rPr>
  </w:style>
  <w:style w:type="paragraph" w:styleId="af1">
    <w:name w:val="header"/>
    <w:basedOn w:val="a"/>
    <w:link w:val="af2"/>
    <w:uiPriority w:val="99"/>
    <w:unhideWhenUsed/>
    <w:rsid w:val="00D9240F"/>
    <w:pPr>
      <w:tabs>
        <w:tab w:val="center" w:pos="4153"/>
        <w:tab w:val="right" w:pos="8306"/>
      </w:tabs>
      <w:spacing w:line="240" w:lineRule="auto"/>
    </w:pPr>
  </w:style>
  <w:style w:type="character" w:customStyle="1" w:styleId="af2">
    <w:name w:val="כותרת עליונה תו"/>
    <w:basedOn w:val="a0"/>
    <w:link w:val="af1"/>
    <w:uiPriority w:val="99"/>
    <w:rsid w:val="00D9240F"/>
    <w:rPr>
      <w:rFonts w:ascii="Times New Roman" w:eastAsia="Times New Roman" w:hAnsi="Times New Roman" w:cs="Times New Roman"/>
      <w:kern w:val="0"/>
      <w:sz w:val="24"/>
      <w:szCs w:val="24"/>
      <w14:ligatures w14:val="none"/>
    </w:rPr>
  </w:style>
  <w:style w:type="paragraph" w:styleId="af3">
    <w:name w:val="footer"/>
    <w:basedOn w:val="a"/>
    <w:link w:val="af4"/>
    <w:uiPriority w:val="99"/>
    <w:unhideWhenUsed/>
    <w:rsid w:val="00D9240F"/>
    <w:pPr>
      <w:tabs>
        <w:tab w:val="center" w:pos="4153"/>
        <w:tab w:val="right" w:pos="8306"/>
      </w:tabs>
      <w:spacing w:line="240" w:lineRule="auto"/>
    </w:pPr>
  </w:style>
  <w:style w:type="character" w:customStyle="1" w:styleId="af4">
    <w:name w:val="כותרת תחתונה תו"/>
    <w:basedOn w:val="a0"/>
    <w:link w:val="af3"/>
    <w:uiPriority w:val="99"/>
    <w:rsid w:val="00D9240F"/>
    <w:rPr>
      <w:rFonts w:ascii="Times New Roman" w:eastAsia="Times New Roman" w:hAnsi="Times New Roman" w:cs="Times New Roman"/>
      <w:kern w:val="0"/>
      <w:sz w:val="24"/>
      <w:szCs w:val="24"/>
      <w14:ligatures w14:val="none"/>
    </w:rPr>
  </w:style>
  <w:style w:type="table" w:styleId="af5">
    <w:name w:val="Table Grid"/>
    <w:basedOn w:val="a1"/>
    <w:uiPriority w:val="39"/>
    <w:rsid w:val="00A47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סגנון1"/>
    <w:basedOn w:val="a"/>
    <w:link w:val="12"/>
    <w:qFormat/>
    <w:rsid w:val="00600906"/>
    <w:pPr>
      <w:jc w:val="both"/>
    </w:pPr>
    <w:rPr>
      <w:rFonts w:eastAsiaTheme="minorEastAsia" w:cstheme="minorBidi"/>
    </w:rPr>
  </w:style>
  <w:style w:type="character" w:customStyle="1" w:styleId="12">
    <w:name w:val="סגנון1 תו"/>
    <w:basedOn w:val="a0"/>
    <w:link w:val="11"/>
    <w:rsid w:val="00600906"/>
    <w:rPr>
      <w:rFonts w:ascii="Times New Roman" w:eastAsiaTheme="minorEastAsia" w:hAnsi="Times New Roman"/>
      <w:kern w:val="0"/>
      <w:sz w:val="24"/>
      <w:szCs w:val="24"/>
      <w14:ligatures w14:val="none"/>
    </w:rPr>
  </w:style>
  <w:style w:type="paragraph" w:styleId="NormalWeb">
    <w:name w:val="Normal (Web)"/>
    <w:basedOn w:val="a"/>
    <w:uiPriority w:val="99"/>
    <w:semiHidden/>
    <w:unhideWhenUsed/>
    <w:rsid w:val="0081074B"/>
    <w:pPr>
      <w:spacing w:before="100" w:beforeAutospacing="1" w:after="100" w:afterAutospacing="1" w:line="240" w:lineRule="auto"/>
    </w:pPr>
  </w:style>
  <w:style w:type="character" w:styleId="af6">
    <w:name w:val="Unresolved Mention"/>
    <w:basedOn w:val="a0"/>
    <w:uiPriority w:val="99"/>
    <w:semiHidden/>
    <w:unhideWhenUsed/>
    <w:rsid w:val="00FF3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52913">
      <w:bodyDiv w:val="1"/>
      <w:marLeft w:val="0"/>
      <w:marRight w:val="0"/>
      <w:marTop w:val="0"/>
      <w:marBottom w:val="0"/>
      <w:divBdr>
        <w:top w:val="none" w:sz="0" w:space="0" w:color="auto"/>
        <w:left w:val="none" w:sz="0" w:space="0" w:color="auto"/>
        <w:bottom w:val="none" w:sz="0" w:space="0" w:color="auto"/>
        <w:right w:val="none" w:sz="0" w:space="0" w:color="auto"/>
      </w:divBdr>
    </w:div>
    <w:div w:id="86048778">
      <w:bodyDiv w:val="1"/>
      <w:marLeft w:val="0"/>
      <w:marRight w:val="0"/>
      <w:marTop w:val="0"/>
      <w:marBottom w:val="0"/>
      <w:divBdr>
        <w:top w:val="none" w:sz="0" w:space="0" w:color="auto"/>
        <w:left w:val="none" w:sz="0" w:space="0" w:color="auto"/>
        <w:bottom w:val="none" w:sz="0" w:space="0" w:color="auto"/>
        <w:right w:val="none" w:sz="0" w:space="0" w:color="auto"/>
      </w:divBdr>
      <w:divsChild>
        <w:div w:id="19862840">
          <w:marLeft w:val="0"/>
          <w:marRight w:val="0"/>
          <w:marTop w:val="0"/>
          <w:marBottom w:val="0"/>
          <w:divBdr>
            <w:top w:val="none" w:sz="0" w:space="0" w:color="auto"/>
            <w:left w:val="none" w:sz="0" w:space="0" w:color="auto"/>
            <w:bottom w:val="none" w:sz="0" w:space="0" w:color="auto"/>
            <w:right w:val="none" w:sz="0" w:space="0" w:color="auto"/>
          </w:divBdr>
          <w:divsChild>
            <w:div w:id="1528060074">
              <w:marLeft w:val="0"/>
              <w:marRight w:val="0"/>
              <w:marTop w:val="0"/>
              <w:marBottom w:val="0"/>
              <w:divBdr>
                <w:top w:val="none" w:sz="0" w:space="0" w:color="auto"/>
                <w:left w:val="none" w:sz="0" w:space="0" w:color="auto"/>
                <w:bottom w:val="none" w:sz="0" w:space="0" w:color="auto"/>
                <w:right w:val="none" w:sz="0" w:space="0" w:color="auto"/>
              </w:divBdr>
            </w:div>
          </w:divsChild>
        </w:div>
        <w:div w:id="2930977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80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6351">
      <w:bodyDiv w:val="1"/>
      <w:marLeft w:val="0"/>
      <w:marRight w:val="0"/>
      <w:marTop w:val="0"/>
      <w:marBottom w:val="0"/>
      <w:divBdr>
        <w:top w:val="none" w:sz="0" w:space="0" w:color="auto"/>
        <w:left w:val="none" w:sz="0" w:space="0" w:color="auto"/>
        <w:bottom w:val="none" w:sz="0" w:space="0" w:color="auto"/>
        <w:right w:val="none" w:sz="0" w:space="0" w:color="auto"/>
      </w:divBdr>
      <w:divsChild>
        <w:div w:id="1132022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3243">
      <w:bodyDiv w:val="1"/>
      <w:marLeft w:val="0"/>
      <w:marRight w:val="0"/>
      <w:marTop w:val="0"/>
      <w:marBottom w:val="0"/>
      <w:divBdr>
        <w:top w:val="none" w:sz="0" w:space="0" w:color="auto"/>
        <w:left w:val="none" w:sz="0" w:space="0" w:color="auto"/>
        <w:bottom w:val="none" w:sz="0" w:space="0" w:color="auto"/>
        <w:right w:val="none" w:sz="0" w:space="0" w:color="auto"/>
      </w:divBdr>
    </w:div>
    <w:div w:id="164367688">
      <w:bodyDiv w:val="1"/>
      <w:marLeft w:val="0"/>
      <w:marRight w:val="0"/>
      <w:marTop w:val="0"/>
      <w:marBottom w:val="0"/>
      <w:divBdr>
        <w:top w:val="none" w:sz="0" w:space="0" w:color="auto"/>
        <w:left w:val="none" w:sz="0" w:space="0" w:color="auto"/>
        <w:bottom w:val="none" w:sz="0" w:space="0" w:color="auto"/>
        <w:right w:val="none" w:sz="0" w:space="0" w:color="auto"/>
      </w:divBdr>
      <w:divsChild>
        <w:div w:id="440876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8482">
      <w:bodyDiv w:val="1"/>
      <w:marLeft w:val="0"/>
      <w:marRight w:val="0"/>
      <w:marTop w:val="0"/>
      <w:marBottom w:val="0"/>
      <w:divBdr>
        <w:top w:val="none" w:sz="0" w:space="0" w:color="auto"/>
        <w:left w:val="none" w:sz="0" w:space="0" w:color="auto"/>
        <w:bottom w:val="none" w:sz="0" w:space="0" w:color="auto"/>
        <w:right w:val="none" w:sz="0" w:space="0" w:color="auto"/>
      </w:divBdr>
    </w:div>
    <w:div w:id="202252305">
      <w:bodyDiv w:val="1"/>
      <w:marLeft w:val="0"/>
      <w:marRight w:val="0"/>
      <w:marTop w:val="0"/>
      <w:marBottom w:val="0"/>
      <w:divBdr>
        <w:top w:val="none" w:sz="0" w:space="0" w:color="auto"/>
        <w:left w:val="none" w:sz="0" w:space="0" w:color="auto"/>
        <w:bottom w:val="none" w:sz="0" w:space="0" w:color="auto"/>
        <w:right w:val="none" w:sz="0" w:space="0" w:color="auto"/>
      </w:divBdr>
    </w:div>
    <w:div w:id="257251598">
      <w:bodyDiv w:val="1"/>
      <w:marLeft w:val="0"/>
      <w:marRight w:val="0"/>
      <w:marTop w:val="0"/>
      <w:marBottom w:val="0"/>
      <w:divBdr>
        <w:top w:val="none" w:sz="0" w:space="0" w:color="auto"/>
        <w:left w:val="none" w:sz="0" w:space="0" w:color="auto"/>
        <w:bottom w:val="none" w:sz="0" w:space="0" w:color="auto"/>
        <w:right w:val="none" w:sz="0" w:space="0" w:color="auto"/>
      </w:divBdr>
    </w:div>
    <w:div w:id="282230228">
      <w:bodyDiv w:val="1"/>
      <w:marLeft w:val="0"/>
      <w:marRight w:val="0"/>
      <w:marTop w:val="0"/>
      <w:marBottom w:val="0"/>
      <w:divBdr>
        <w:top w:val="none" w:sz="0" w:space="0" w:color="auto"/>
        <w:left w:val="none" w:sz="0" w:space="0" w:color="auto"/>
        <w:bottom w:val="none" w:sz="0" w:space="0" w:color="auto"/>
        <w:right w:val="none" w:sz="0" w:space="0" w:color="auto"/>
      </w:divBdr>
      <w:divsChild>
        <w:div w:id="9172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631045">
      <w:bodyDiv w:val="1"/>
      <w:marLeft w:val="0"/>
      <w:marRight w:val="0"/>
      <w:marTop w:val="0"/>
      <w:marBottom w:val="0"/>
      <w:divBdr>
        <w:top w:val="none" w:sz="0" w:space="0" w:color="auto"/>
        <w:left w:val="none" w:sz="0" w:space="0" w:color="auto"/>
        <w:bottom w:val="none" w:sz="0" w:space="0" w:color="auto"/>
        <w:right w:val="none" w:sz="0" w:space="0" w:color="auto"/>
      </w:divBdr>
    </w:div>
    <w:div w:id="623078924">
      <w:bodyDiv w:val="1"/>
      <w:marLeft w:val="0"/>
      <w:marRight w:val="0"/>
      <w:marTop w:val="0"/>
      <w:marBottom w:val="0"/>
      <w:divBdr>
        <w:top w:val="none" w:sz="0" w:space="0" w:color="auto"/>
        <w:left w:val="none" w:sz="0" w:space="0" w:color="auto"/>
        <w:bottom w:val="none" w:sz="0" w:space="0" w:color="auto"/>
        <w:right w:val="none" w:sz="0" w:space="0" w:color="auto"/>
      </w:divBdr>
    </w:div>
    <w:div w:id="629627901">
      <w:bodyDiv w:val="1"/>
      <w:marLeft w:val="0"/>
      <w:marRight w:val="0"/>
      <w:marTop w:val="0"/>
      <w:marBottom w:val="0"/>
      <w:divBdr>
        <w:top w:val="none" w:sz="0" w:space="0" w:color="auto"/>
        <w:left w:val="none" w:sz="0" w:space="0" w:color="auto"/>
        <w:bottom w:val="none" w:sz="0" w:space="0" w:color="auto"/>
        <w:right w:val="none" w:sz="0" w:space="0" w:color="auto"/>
      </w:divBdr>
    </w:div>
    <w:div w:id="653145146">
      <w:bodyDiv w:val="1"/>
      <w:marLeft w:val="0"/>
      <w:marRight w:val="0"/>
      <w:marTop w:val="0"/>
      <w:marBottom w:val="0"/>
      <w:divBdr>
        <w:top w:val="none" w:sz="0" w:space="0" w:color="auto"/>
        <w:left w:val="none" w:sz="0" w:space="0" w:color="auto"/>
        <w:bottom w:val="none" w:sz="0" w:space="0" w:color="auto"/>
        <w:right w:val="none" w:sz="0" w:space="0" w:color="auto"/>
      </w:divBdr>
    </w:div>
    <w:div w:id="676008081">
      <w:bodyDiv w:val="1"/>
      <w:marLeft w:val="0"/>
      <w:marRight w:val="0"/>
      <w:marTop w:val="0"/>
      <w:marBottom w:val="0"/>
      <w:divBdr>
        <w:top w:val="none" w:sz="0" w:space="0" w:color="auto"/>
        <w:left w:val="none" w:sz="0" w:space="0" w:color="auto"/>
        <w:bottom w:val="none" w:sz="0" w:space="0" w:color="auto"/>
        <w:right w:val="none" w:sz="0" w:space="0" w:color="auto"/>
      </w:divBdr>
    </w:div>
    <w:div w:id="868569005">
      <w:bodyDiv w:val="1"/>
      <w:marLeft w:val="0"/>
      <w:marRight w:val="0"/>
      <w:marTop w:val="0"/>
      <w:marBottom w:val="0"/>
      <w:divBdr>
        <w:top w:val="none" w:sz="0" w:space="0" w:color="auto"/>
        <w:left w:val="none" w:sz="0" w:space="0" w:color="auto"/>
        <w:bottom w:val="none" w:sz="0" w:space="0" w:color="auto"/>
        <w:right w:val="none" w:sz="0" w:space="0" w:color="auto"/>
      </w:divBdr>
      <w:divsChild>
        <w:div w:id="1361122304">
          <w:marLeft w:val="0"/>
          <w:marRight w:val="0"/>
          <w:marTop w:val="0"/>
          <w:marBottom w:val="0"/>
          <w:divBdr>
            <w:top w:val="none" w:sz="0" w:space="0" w:color="auto"/>
            <w:left w:val="none" w:sz="0" w:space="0" w:color="auto"/>
            <w:bottom w:val="none" w:sz="0" w:space="0" w:color="auto"/>
            <w:right w:val="none" w:sz="0" w:space="0" w:color="auto"/>
          </w:divBdr>
        </w:div>
        <w:div w:id="1131746070">
          <w:marLeft w:val="0"/>
          <w:marRight w:val="0"/>
          <w:marTop w:val="0"/>
          <w:marBottom w:val="0"/>
          <w:divBdr>
            <w:top w:val="none" w:sz="0" w:space="0" w:color="auto"/>
            <w:left w:val="none" w:sz="0" w:space="0" w:color="auto"/>
            <w:bottom w:val="none" w:sz="0" w:space="0" w:color="auto"/>
            <w:right w:val="none" w:sz="0" w:space="0" w:color="auto"/>
          </w:divBdr>
        </w:div>
      </w:divsChild>
    </w:div>
    <w:div w:id="901987909">
      <w:bodyDiv w:val="1"/>
      <w:marLeft w:val="0"/>
      <w:marRight w:val="0"/>
      <w:marTop w:val="0"/>
      <w:marBottom w:val="0"/>
      <w:divBdr>
        <w:top w:val="none" w:sz="0" w:space="0" w:color="auto"/>
        <w:left w:val="none" w:sz="0" w:space="0" w:color="auto"/>
        <w:bottom w:val="none" w:sz="0" w:space="0" w:color="auto"/>
        <w:right w:val="none" w:sz="0" w:space="0" w:color="auto"/>
      </w:divBdr>
    </w:div>
    <w:div w:id="1086804018">
      <w:bodyDiv w:val="1"/>
      <w:marLeft w:val="0"/>
      <w:marRight w:val="0"/>
      <w:marTop w:val="0"/>
      <w:marBottom w:val="0"/>
      <w:divBdr>
        <w:top w:val="none" w:sz="0" w:space="0" w:color="auto"/>
        <w:left w:val="none" w:sz="0" w:space="0" w:color="auto"/>
        <w:bottom w:val="none" w:sz="0" w:space="0" w:color="auto"/>
        <w:right w:val="none" w:sz="0" w:space="0" w:color="auto"/>
      </w:divBdr>
    </w:div>
    <w:div w:id="1159073408">
      <w:bodyDiv w:val="1"/>
      <w:marLeft w:val="0"/>
      <w:marRight w:val="0"/>
      <w:marTop w:val="0"/>
      <w:marBottom w:val="0"/>
      <w:divBdr>
        <w:top w:val="none" w:sz="0" w:space="0" w:color="auto"/>
        <w:left w:val="none" w:sz="0" w:space="0" w:color="auto"/>
        <w:bottom w:val="none" w:sz="0" w:space="0" w:color="auto"/>
        <w:right w:val="none" w:sz="0" w:space="0" w:color="auto"/>
      </w:divBdr>
    </w:div>
    <w:div w:id="1298296361">
      <w:bodyDiv w:val="1"/>
      <w:marLeft w:val="0"/>
      <w:marRight w:val="0"/>
      <w:marTop w:val="0"/>
      <w:marBottom w:val="0"/>
      <w:divBdr>
        <w:top w:val="none" w:sz="0" w:space="0" w:color="auto"/>
        <w:left w:val="none" w:sz="0" w:space="0" w:color="auto"/>
        <w:bottom w:val="none" w:sz="0" w:space="0" w:color="auto"/>
        <w:right w:val="none" w:sz="0" w:space="0" w:color="auto"/>
      </w:divBdr>
    </w:div>
    <w:div w:id="1411348717">
      <w:bodyDiv w:val="1"/>
      <w:marLeft w:val="0"/>
      <w:marRight w:val="0"/>
      <w:marTop w:val="0"/>
      <w:marBottom w:val="0"/>
      <w:divBdr>
        <w:top w:val="none" w:sz="0" w:space="0" w:color="auto"/>
        <w:left w:val="none" w:sz="0" w:space="0" w:color="auto"/>
        <w:bottom w:val="none" w:sz="0" w:space="0" w:color="auto"/>
        <w:right w:val="none" w:sz="0" w:space="0" w:color="auto"/>
      </w:divBdr>
    </w:div>
    <w:div w:id="1416513027">
      <w:bodyDiv w:val="1"/>
      <w:marLeft w:val="0"/>
      <w:marRight w:val="0"/>
      <w:marTop w:val="0"/>
      <w:marBottom w:val="0"/>
      <w:divBdr>
        <w:top w:val="none" w:sz="0" w:space="0" w:color="auto"/>
        <w:left w:val="none" w:sz="0" w:space="0" w:color="auto"/>
        <w:bottom w:val="none" w:sz="0" w:space="0" w:color="auto"/>
        <w:right w:val="none" w:sz="0" w:space="0" w:color="auto"/>
      </w:divBdr>
    </w:div>
    <w:div w:id="1417944005">
      <w:bodyDiv w:val="1"/>
      <w:marLeft w:val="0"/>
      <w:marRight w:val="0"/>
      <w:marTop w:val="0"/>
      <w:marBottom w:val="0"/>
      <w:divBdr>
        <w:top w:val="none" w:sz="0" w:space="0" w:color="auto"/>
        <w:left w:val="none" w:sz="0" w:space="0" w:color="auto"/>
        <w:bottom w:val="none" w:sz="0" w:space="0" w:color="auto"/>
        <w:right w:val="none" w:sz="0" w:space="0" w:color="auto"/>
      </w:divBdr>
      <w:divsChild>
        <w:div w:id="412703900">
          <w:marLeft w:val="0"/>
          <w:marRight w:val="0"/>
          <w:marTop w:val="0"/>
          <w:marBottom w:val="0"/>
          <w:divBdr>
            <w:top w:val="none" w:sz="0" w:space="0" w:color="auto"/>
            <w:left w:val="none" w:sz="0" w:space="0" w:color="auto"/>
            <w:bottom w:val="none" w:sz="0" w:space="0" w:color="auto"/>
            <w:right w:val="none" w:sz="0" w:space="0" w:color="auto"/>
          </w:divBdr>
          <w:divsChild>
            <w:div w:id="160895578">
              <w:marLeft w:val="0"/>
              <w:marRight w:val="0"/>
              <w:marTop w:val="0"/>
              <w:marBottom w:val="0"/>
              <w:divBdr>
                <w:top w:val="none" w:sz="0" w:space="0" w:color="auto"/>
                <w:left w:val="none" w:sz="0" w:space="0" w:color="auto"/>
                <w:bottom w:val="none" w:sz="0" w:space="0" w:color="auto"/>
                <w:right w:val="none" w:sz="0" w:space="0" w:color="auto"/>
              </w:divBdr>
            </w:div>
          </w:divsChild>
        </w:div>
        <w:div w:id="1907568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88585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99366">
      <w:bodyDiv w:val="1"/>
      <w:marLeft w:val="0"/>
      <w:marRight w:val="0"/>
      <w:marTop w:val="0"/>
      <w:marBottom w:val="0"/>
      <w:divBdr>
        <w:top w:val="none" w:sz="0" w:space="0" w:color="auto"/>
        <w:left w:val="none" w:sz="0" w:space="0" w:color="auto"/>
        <w:bottom w:val="none" w:sz="0" w:space="0" w:color="auto"/>
        <w:right w:val="none" w:sz="0" w:space="0" w:color="auto"/>
      </w:divBdr>
      <w:divsChild>
        <w:div w:id="920993214">
          <w:marLeft w:val="0"/>
          <w:marRight w:val="0"/>
          <w:marTop w:val="0"/>
          <w:marBottom w:val="0"/>
          <w:divBdr>
            <w:top w:val="none" w:sz="0" w:space="0" w:color="auto"/>
            <w:left w:val="none" w:sz="0" w:space="0" w:color="auto"/>
            <w:bottom w:val="none" w:sz="0" w:space="0" w:color="auto"/>
            <w:right w:val="none" w:sz="0" w:space="0" w:color="auto"/>
          </w:divBdr>
        </w:div>
        <w:div w:id="945426061">
          <w:marLeft w:val="0"/>
          <w:marRight w:val="0"/>
          <w:marTop w:val="0"/>
          <w:marBottom w:val="0"/>
          <w:divBdr>
            <w:top w:val="none" w:sz="0" w:space="0" w:color="auto"/>
            <w:left w:val="none" w:sz="0" w:space="0" w:color="auto"/>
            <w:bottom w:val="none" w:sz="0" w:space="0" w:color="auto"/>
            <w:right w:val="none" w:sz="0" w:space="0" w:color="auto"/>
          </w:divBdr>
        </w:div>
      </w:divsChild>
    </w:div>
    <w:div w:id="1548179887">
      <w:bodyDiv w:val="1"/>
      <w:marLeft w:val="0"/>
      <w:marRight w:val="0"/>
      <w:marTop w:val="0"/>
      <w:marBottom w:val="0"/>
      <w:divBdr>
        <w:top w:val="none" w:sz="0" w:space="0" w:color="auto"/>
        <w:left w:val="none" w:sz="0" w:space="0" w:color="auto"/>
        <w:bottom w:val="none" w:sz="0" w:space="0" w:color="auto"/>
        <w:right w:val="none" w:sz="0" w:space="0" w:color="auto"/>
      </w:divBdr>
      <w:divsChild>
        <w:div w:id="1882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668914">
      <w:bodyDiv w:val="1"/>
      <w:marLeft w:val="0"/>
      <w:marRight w:val="0"/>
      <w:marTop w:val="0"/>
      <w:marBottom w:val="0"/>
      <w:divBdr>
        <w:top w:val="none" w:sz="0" w:space="0" w:color="auto"/>
        <w:left w:val="none" w:sz="0" w:space="0" w:color="auto"/>
        <w:bottom w:val="none" w:sz="0" w:space="0" w:color="auto"/>
        <w:right w:val="none" w:sz="0" w:space="0" w:color="auto"/>
      </w:divBdr>
    </w:div>
    <w:div w:id="1641769344">
      <w:bodyDiv w:val="1"/>
      <w:marLeft w:val="0"/>
      <w:marRight w:val="0"/>
      <w:marTop w:val="0"/>
      <w:marBottom w:val="0"/>
      <w:divBdr>
        <w:top w:val="none" w:sz="0" w:space="0" w:color="auto"/>
        <w:left w:val="none" w:sz="0" w:space="0" w:color="auto"/>
        <w:bottom w:val="none" w:sz="0" w:space="0" w:color="auto"/>
        <w:right w:val="none" w:sz="0" w:space="0" w:color="auto"/>
      </w:divBdr>
    </w:div>
    <w:div w:id="1659112734">
      <w:bodyDiv w:val="1"/>
      <w:marLeft w:val="0"/>
      <w:marRight w:val="0"/>
      <w:marTop w:val="0"/>
      <w:marBottom w:val="0"/>
      <w:divBdr>
        <w:top w:val="none" w:sz="0" w:space="0" w:color="auto"/>
        <w:left w:val="none" w:sz="0" w:space="0" w:color="auto"/>
        <w:bottom w:val="none" w:sz="0" w:space="0" w:color="auto"/>
        <w:right w:val="none" w:sz="0" w:space="0" w:color="auto"/>
      </w:divBdr>
    </w:div>
    <w:div w:id="1669863137">
      <w:bodyDiv w:val="1"/>
      <w:marLeft w:val="0"/>
      <w:marRight w:val="0"/>
      <w:marTop w:val="0"/>
      <w:marBottom w:val="0"/>
      <w:divBdr>
        <w:top w:val="none" w:sz="0" w:space="0" w:color="auto"/>
        <w:left w:val="none" w:sz="0" w:space="0" w:color="auto"/>
        <w:bottom w:val="none" w:sz="0" w:space="0" w:color="auto"/>
        <w:right w:val="none" w:sz="0" w:space="0" w:color="auto"/>
      </w:divBdr>
    </w:div>
    <w:div w:id="1703556453">
      <w:bodyDiv w:val="1"/>
      <w:marLeft w:val="0"/>
      <w:marRight w:val="0"/>
      <w:marTop w:val="0"/>
      <w:marBottom w:val="0"/>
      <w:divBdr>
        <w:top w:val="none" w:sz="0" w:space="0" w:color="auto"/>
        <w:left w:val="none" w:sz="0" w:space="0" w:color="auto"/>
        <w:bottom w:val="none" w:sz="0" w:space="0" w:color="auto"/>
        <w:right w:val="none" w:sz="0" w:space="0" w:color="auto"/>
      </w:divBdr>
    </w:div>
    <w:div w:id="201394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141A7-A655-4ACF-AC1A-9F08A5FFB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16</Pages>
  <Words>3682</Words>
  <Characters>18413</Characters>
  <Application>Microsoft Office Word</Application>
  <DocSecurity>0</DocSecurity>
  <Lines>153</Lines>
  <Paragraphs>44</Paragraphs>
  <ScaleCrop>false</ScaleCrop>
  <Company/>
  <LinksUpToDate>false</LinksUpToDate>
  <CharactersWithSpaces>22051</CharactersWithSpaces>
  <SharedDoc>false</SharedDoc>
  <HLinks>
    <vt:vector size="96" baseType="variant">
      <vt:variant>
        <vt:i4>1376316</vt:i4>
      </vt:variant>
      <vt:variant>
        <vt:i4>92</vt:i4>
      </vt:variant>
      <vt:variant>
        <vt:i4>0</vt:i4>
      </vt:variant>
      <vt:variant>
        <vt:i4>5</vt:i4>
      </vt:variant>
      <vt:variant>
        <vt:lpwstr/>
      </vt:variant>
      <vt:variant>
        <vt:lpwstr>_Toc34812750</vt:lpwstr>
      </vt:variant>
      <vt:variant>
        <vt:i4>1835069</vt:i4>
      </vt:variant>
      <vt:variant>
        <vt:i4>86</vt:i4>
      </vt:variant>
      <vt:variant>
        <vt:i4>0</vt:i4>
      </vt:variant>
      <vt:variant>
        <vt:i4>5</vt:i4>
      </vt:variant>
      <vt:variant>
        <vt:lpwstr/>
      </vt:variant>
      <vt:variant>
        <vt:lpwstr>_Toc34812749</vt:lpwstr>
      </vt:variant>
      <vt:variant>
        <vt:i4>1900605</vt:i4>
      </vt:variant>
      <vt:variant>
        <vt:i4>80</vt:i4>
      </vt:variant>
      <vt:variant>
        <vt:i4>0</vt:i4>
      </vt:variant>
      <vt:variant>
        <vt:i4>5</vt:i4>
      </vt:variant>
      <vt:variant>
        <vt:lpwstr/>
      </vt:variant>
      <vt:variant>
        <vt:lpwstr>_Toc34812748</vt:lpwstr>
      </vt:variant>
      <vt:variant>
        <vt:i4>1179707</vt:i4>
      </vt:variant>
      <vt:variant>
        <vt:i4>71</vt:i4>
      </vt:variant>
      <vt:variant>
        <vt:i4>0</vt:i4>
      </vt:variant>
      <vt:variant>
        <vt:i4>5</vt:i4>
      </vt:variant>
      <vt:variant>
        <vt:lpwstr/>
      </vt:variant>
      <vt:variant>
        <vt:lpwstr>_Toc117154818</vt:lpwstr>
      </vt:variant>
      <vt:variant>
        <vt:i4>1179707</vt:i4>
      </vt:variant>
      <vt:variant>
        <vt:i4>65</vt:i4>
      </vt:variant>
      <vt:variant>
        <vt:i4>0</vt:i4>
      </vt:variant>
      <vt:variant>
        <vt:i4>5</vt:i4>
      </vt:variant>
      <vt:variant>
        <vt:lpwstr/>
      </vt:variant>
      <vt:variant>
        <vt:lpwstr>_Toc117154817</vt:lpwstr>
      </vt:variant>
      <vt:variant>
        <vt:i4>1179707</vt:i4>
      </vt:variant>
      <vt:variant>
        <vt:i4>59</vt:i4>
      </vt:variant>
      <vt:variant>
        <vt:i4>0</vt:i4>
      </vt:variant>
      <vt:variant>
        <vt:i4>5</vt:i4>
      </vt:variant>
      <vt:variant>
        <vt:lpwstr/>
      </vt:variant>
      <vt:variant>
        <vt:lpwstr>_Toc117154816</vt:lpwstr>
      </vt:variant>
      <vt:variant>
        <vt:i4>1179707</vt:i4>
      </vt:variant>
      <vt:variant>
        <vt:i4>53</vt:i4>
      </vt:variant>
      <vt:variant>
        <vt:i4>0</vt:i4>
      </vt:variant>
      <vt:variant>
        <vt:i4>5</vt:i4>
      </vt:variant>
      <vt:variant>
        <vt:lpwstr/>
      </vt:variant>
      <vt:variant>
        <vt:lpwstr>_Toc117154815</vt:lpwstr>
      </vt:variant>
      <vt:variant>
        <vt:i4>1179707</vt:i4>
      </vt:variant>
      <vt:variant>
        <vt:i4>47</vt:i4>
      </vt:variant>
      <vt:variant>
        <vt:i4>0</vt:i4>
      </vt:variant>
      <vt:variant>
        <vt:i4>5</vt:i4>
      </vt:variant>
      <vt:variant>
        <vt:lpwstr/>
      </vt:variant>
      <vt:variant>
        <vt:lpwstr>_Toc117154814</vt:lpwstr>
      </vt:variant>
      <vt:variant>
        <vt:i4>1179707</vt:i4>
      </vt:variant>
      <vt:variant>
        <vt:i4>41</vt:i4>
      </vt:variant>
      <vt:variant>
        <vt:i4>0</vt:i4>
      </vt:variant>
      <vt:variant>
        <vt:i4>5</vt:i4>
      </vt:variant>
      <vt:variant>
        <vt:lpwstr/>
      </vt:variant>
      <vt:variant>
        <vt:lpwstr>_Toc117154813</vt:lpwstr>
      </vt:variant>
      <vt:variant>
        <vt:i4>1179707</vt:i4>
      </vt:variant>
      <vt:variant>
        <vt:i4>35</vt:i4>
      </vt:variant>
      <vt:variant>
        <vt:i4>0</vt:i4>
      </vt:variant>
      <vt:variant>
        <vt:i4>5</vt:i4>
      </vt:variant>
      <vt:variant>
        <vt:lpwstr/>
      </vt:variant>
      <vt:variant>
        <vt:lpwstr>_Toc117154812</vt:lpwstr>
      </vt:variant>
      <vt:variant>
        <vt:i4>1179707</vt:i4>
      </vt:variant>
      <vt:variant>
        <vt:i4>32</vt:i4>
      </vt:variant>
      <vt:variant>
        <vt:i4>0</vt:i4>
      </vt:variant>
      <vt:variant>
        <vt:i4>5</vt:i4>
      </vt:variant>
      <vt:variant>
        <vt:lpwstr/>
      </vt:variant>
      <vt:variant>
        <vt:lpwstr>_Toc117154811</vt:lpwstr>
      </vt:variant>
      <vt:variant>
        <vt:i4>1179707</vt:i4>
      </vt:variant>
      <vt:variant>
        <vt:i4>26</vt:i4>
      </vt:variant>
      <vt:variant>
        <vt:i4>0</vt:i4>
      </vt:variant>
      <vt:variant>
        <vt:i4>5</vt:i4>
      </vt:variant>
      <vt:variant>
        <vt:lpwstr/>
      </vt:variant>
      <vt:variant>
        <vt:lpwstr>_Toc117154810</vt:lpwstr>
      </vt:variant>
      <vt:variant>
        <vt:i4>1245243</vt:i4>
      </vt:variant>
      <vt:variant>
        <vt:i4>20</vt:i4>
      </vt:variant>
      <vt:variant>
        <vt:i4>0</vt:i4>
      </vt:variant>
      <vt:variant>
        <vt:i4>5</vt:i4>
      </vt:variant>
      <vt:variant>
        <vt:lpwstr/>
      </vt:variant>
      <vt:variant>
        <vt:lpwstr>_Toc117154809</vt:lpwstr>
      </vt:variant>
      <vt:variant>
        <vt:i4>1245243</vt:i4>
      </vt:variant>
      <vt:variant>
        <vt:i4>14</vt:i4>
      </vt:variant>
      <vt:variant>
        <vt:i4>0</vt:i4>
      </vt:variant>
      <vt:variant>
        <vt:i4>5</vt:i4>
      </vt:variant>
      <vt:variant>
        <vt:lpwstr/>
      </vt:variant>
      <vt:variant>
        <vt:lpwstr>_Toc117154808</vt:lpwstr>
      </vt:variant>
      <vt:variant>
        <vt:i4>1245243</vt:i4>
      </vt:variant>
      <vt:variant>
        <vt:i4>8</vt:i4>
      </vt:variant>
      <vt:variant>
        <vt:i4>0</vt:i4>
      </vt:variant>
      <vt:variant>
        <vt:i4>5</vt:i4>
      </vt:variant>
      <vt:variant>
        <vt:lpwstr/>
      </vt:variant>
      <vt:variant>
        <vt:lpwstr>_Toc117154807</vt:lpwstr>
      </vt:variant>
      <vt:variant>
        <vt:i4>1245243</vt:i4>
      </vt:variant>
      <vt:variant>
        <vt:i4>2</vt:i4>
      </vt:variant>
      <vt:variant>
        <vt:i4>0</vt:i4>
      </vt:variant>
      <vt:variant>
        <vt:i4>5</vt:i4>
      </vt:variant>
      <vt:variant>
        <vt:lpwstr/>
      </vt:variant>
      <vt:variant>
        <vt:lpwstr>_Toc117154806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 Lojkin</dc:creator>
  <cp:keywords/>
  <dc:description/>
  <cp:lastModifiedBy>Shelly Rose Benveniste</cp:lastModifiedBy>
  <cp:revision>155</cp:revision>
  <dcterms:created xsi:type="dcterms:W3CDTF">2025-05-15T09:38:00Z</dcterms:created>
  <dcterms:modified xsi:type="dcterms:W3CDTF">2025-05-22T10:36:00Z</dcterms:modified>
</cp:coreProperties>
</file>